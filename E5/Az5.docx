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C667" w14:textId="241856D9" w:rsidR="000F17A6" w:rsidRPr="00FC38A6" w:rsidRDefault="005E2FE6" w:rsidP="00A845B5">
      <w:pPr>
        <w:pStyle w:val="Heading1"/>
        <w:bidi/>
        <w:spacing w:line="240" w:lineRule="auto"/>
        <w:rPr>
          <w:rFonts w:ascii="Calibri" w:hAnsi="Calibri" w:cs="Calibri"/>
          <w:lang w:bidi="fa-IR"/>
        </w:rPr>
      </w:pPr>
      <w:r w:rsidRPr="00FC38A6">
        <w:rPr>
          <w:rFonts w:ascii="Calibri" w:hAnsi="Calibri" w:cs="Calibri"/>
          <w:rtl/>
          <w:lang w:bidi="fa-IR"/>
        </w:rPr>
        <w:t>هدف:</w:t>
      </w:r>
      <w:r w:rsidR="00D413EA" w:rsidRPr="00FC38A6">
        <w:rPr>
          <w:rFonts w:ascii="Calibri" w:hAnsi="Calibri" w:cs="Calibri"/>
          <w:rtl/>
          <w:lang w:bidi="fa-IR"/>
        </w:rPr>
        <w:t xml:space="preserve"> آشنا با واحد محاسبات و منطق (</w:t>
      </w:r>
      <w:r w:rsidR="00D413EA" w:rsidRPr="00FC38A6">
        <w:rPr>
          <w:rFonts w:ascii="Calibri" w:hAnsi="Calibri" w:cs="Calibri"/>
          <w:lang w:bidi="fa-IR"/>
        </w:rPr>
        <w:t>ALU</w:t>
      </w:r>
      <w:r w:rsidR="00D413EA" w:rsidRPr="00FC38A6">
        <w:rPr>
          <w:rFonts w:ascii="Calibri" w:hAnsi="Calibri" w:cs="Calibri"/>
          <w:rtl/>
          <w:lang w:bidi="fa-IR"/>
        </w:rPr>
        <w:t>)</w:t>
      </w:r>
    </w:p>
    <w:p w14:paraId="2A2D3DD6" w14:textId="277993BF" w:rsidR="00D413EA" w:rsidRPr="00FC38A6" w:rsidRDefault="00D413EA" w:rsidP="00A845B5">
      <w:pPr>
        <w:pStyle w:val="Heading2"/>
        <w:numPr>
          <w:ilvl w:val="0"/>
          <w:numId w:val="1"/>
        </w:numPr>
        <w:bidi/>
        <w:spacing w:line="240" w:lineRule="auto"/>
        <w:rPr>
          <w:rFonts w:ascii="Calibri" w:hAnsi="Calibri" w:cs="Calibri"/>
          <w:rtl/>
          <w:lang w:bidi="fa-IR"/>
        </w:rPr>
      </w:pPr>
      <w:r w:rsidRPr="00FC38A6">
        <w:rPr>
          <w:rFonts w:ascii="Calibri" w:hAnsi="Calibri" w:cs="Calibri"/>
          <w:rtl/>
          <w:lang w:bidi="fa-IR"/>
        </w:rPr>
        <w:t>آ</w:t>
      </w:r>
      <w:r w:rsidR="007D6133" w:rsidRPr="00FC38A6">
        <w:rPr>
          <w:rFonts w:ascii="Calibri" w:hAnsi="Calibri" w:cs="Calibri"/>
          <w:rtl/>
          <w:lang w:bidi="fa-IR"/>
        </w:rPr>
        <w:t xml:space="preserve"> </w:t>
      </w:r>
      <w:r w:rsidRPr="00FC38A6">
        <w:rPr>
          <w:rFonts w:ascii="Calibri" w:hAnsi="Calibri" w:cs="Calibri"/>
          <w:rtl/>
          <w:lang w:bidi="fa-IR"/>
        </w:rPr>
        <w:t xml:space="preserve">شنایی با تراشه </w:t>
      </w:r>
      <w:r w:rsidRPr="00FC38A6">
        <w:rPr>
          <w:rFonts w:ascii="Calibri" w:hAnsi="Calibri" w:cs="Calibri"/>
          <w:lang w:bidi="fa-IR"/>
        </w:rPr>
        <w:t>74LS181</w:t>
      </w:r>
    </w:p>
    <w:p w14:paraId="75C63D27" w14:textId="68E5ADA0" w:rsidR="00A845B5" w:rsidRPr="00FC38A6" w:rsidRDefault="00A845B5" w:rsidP="001F0EEF">
      <w:pPr>
        <w:pStyle w:val="Heading3"/>
        <w:numPr>
          <w:ilvl w:val="1"/>
          <w:numId w:val="3"/>
        </w:numPr>
        <w:bidi/>
        <w:spacing w:line="240" w:lineRule="auto"/>
        <w:rPr>
          <w:rFonts w:ascii="Calibri" w:hAnsi="Calibri" w:cs="Calibri"/>
          <w:rtl/>
          <w:lang w:bidi="fa-IR"/>
        </w:rPr>
      </w:pPr>
      <w:r w:rsidRPr="00FC38A6">
        <w:rPr>
          <w:rFonts w:ascii="Calibri" w:hAnsi="Calibri" w:cs="Calibri"/>
          <w:rtl/>
          <w:lang w:bidi="fa-IR"/>
        </w:rPr>
        <w:t>ساختار مدار:</w:t>
      </w:r>
    </w:p>
    <w:p w14:paraId="21D6D767" w14:textId="5B91CF15" w:rsidR="00A845B5" w:rsidRPr="00FC38A6" w:rsidRDefault="00A845B5" w:rsidP="00A845B5">
      <w:pPr>
        <w:bidi/>
        <w:spacing w:line="240" w:lineRule="auto"/>
        <w:rPr>
          <w:rFonts w:ascii="Calibri" w:eastAsiaTheme="minorEastAsia" w:hAnsi="Calibri" w:cs="Calibri"/>
          <w:rtl/>
          <w:lang w:bidi="fa-IR"/>
        </w:rPr>
      </w:pPr>
      <w:r w:rsidRPr="00FC38A6">
        <w:rPr>
          <w:rFonts w:ascii="Calibri" w:hAnsi="Calibri" w:cs="Calibri"/>
          <w:rtl/>
          <w:lang w:bidi="fa-IR"/>
        </w:rPr>
        <w:t xml:space="preserve">ساختار مدار از دو بخش اصلی </w:t>
      </w:r>
      <m:oMath>
        <m:r>
          <w:rPr>
            <w:rFonts w:ascii="Cambria Math" w:hAnsi="Cambria Math" w:cs="Calibri"/>
            <w:lang w:bidi="fa-IR"/>
          </w:rPr>
          <m:t>Datapath</m:t>
        </m:r>
      </m:oMath>
      <w:r w:rsidRPr="00FC38A6">
        <w:rPr>
          <w:rFonts w:ascii="Calibri" w:eastAsiaTheme="minorEastAsia" w:hAnsi="Calibri" w:cs="Calibri"/>
          <w:lang w:bidi="fa-IR"/>
        </w:rPr>
        <w:t xml:space="preserve"> </w:t>
      </w:r>
      <w:r w:rsidRPr="00FC38A6">
        <w:rPr>
          <w:rFonts w:ascii="Calibri" w:eastAsiaTheme="minorEastAsia" w:hAnsi="Calibri" w:cs="Calibri"/>
          <w:rtl/>
          <w:lang w:bidi="fa-IR"/>
        </w:rPr>
        <w:t xml:space="preserve">(وظیفه انتقال، ذخیره و پردازش داده ها) و </w:t>
      </w:r>
      <m:oMath>
        <m:r>
          <w:rPr>
            <w:rFonts w:ascii="Cambria Math" w:eastAsiaTheme="minorEastAsia" w:hAnsi="Cambria Math" w:cs="Calibri"/>
            <w:lang w:bidi="fa-IR"/>
          </w:rPr>
          <m:t>Controller</m:t>
        </m:r>
      </m:oMath>
      <w:r w:rsidRPr="00FC38A6">
        <w:rPr>
          <w:rFonts w:ascii="Calibri" w:eastAsiaTheme="minorEastAsia" w:hAnsi="Calibri" w:cs="Calibri"/>
          <w:rtl/>
          <w:lang w:bidi="fa-IR"/>
        </w:rPr>
        <w:t xml:space="preserve">(وظیفه تولید سیگنال های کنترلی بر اساس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0</m:t>
            </m:r>
          </m:sub>
        </m:sSub>
      </m:oMath>
      <w:r w:rsidRPr="00FC38A6">
        <w:rPr>
          <w:rFonts w:ascii="Calibri" w:eastAsiaTheme="minorEastAsia" w:hAnsi="Calibri" w:cs="Calibri"/>
          <w:rtl/>
          <w:lang w:bidi="fa-IR"/>
        </w:rPr>
        <w:t>) است.</w:t>
      </w:r>
    </w:p>
    <w:p w14:paraId="6026EA58" w14:textId="08355637" w:rsidR="00A845B5" w:rsidRPr="00FC38A6" w:rsidRDefault="00A845B5" w:rsidP="001F0EEF">
      <w:pPr>
        <w:pStyle w:val="Heading3"/>
        <w:numPr>
          <w:ilvl w:val="1"/>
          <w:numId w:val="3"/>
        </w:numPr>
        <w:bidi/>
        <w:spacing w:line="240" w:lineRule="auto"/>
        <w:rPr>
          <w:rFonts w:ascii="Calibri" w:hAnsi="Calibri" w:cs="Calibri"/>
          <w:rtl/>
          <w:lang w:bidi="fa-IR"/>
        </w:rPr>
      </w:pPr>
      <w:r w:rsidRPr="00FC38A6">
        <w:rPr>
          <w:rFonts w:ascii="Calibri" w:hAnsi="Calibri" w:cs="Calibri"/>
          <w:lang w:bidi="fa-IR"/>
        </w:rPr>
        <w:t>ALU – 74LS181 IC</w:t>
      </w:r>
      <w:r w:rsidRPr="00FC38A6">
        <w:rPr>
          <w:rFonts w:ascii="Calibri" w:hAnsi="Calibri" w:cs="Calibri"/>
          <w:rtl/>
          <w:lang w:bidi="fa-IR"/>
        </w:rPr>
        <w:t xml:space="preserve">: </w:t>
      </w:r>
    </w:p>
    <w:p w14:paraId="5FED86DA" w14:textId="590A5140" w:rsidR="00A845B5" w:rsidRPr="00FC38A6" w:rsidRDefault="00A845B5" w:rsidP="00A845B5">
      <w:pPr>
        <w:bidi/>
        <w:spacing w:line="240" w:lineRule="auto"/>
        <w:rPr>
          <w:rFonts w:ascii="Calibri" w:hAnsi="Calibri" w:cs="Calibri"/>
          <w:rtl/>
          <w:lang w:bidi="fa-IR"/>
        </w:rPr>
      </w:pPr>
      <w:r w:rsidRPr="00FC38A6">
        <w:rPr>
          <w:rFonts w:ascii="Calibri" w:hAnsi="Calibri" w:cs="Calibri"/>
          <w:rtl/>
          <w:lang w:bidi="fa-IR"/>
        </w:rPr>
        <w:t xml:space="preserve">در این مدار از </w:t>
      </w:r>
      <w:r w:rsidRPr="00FC38A6">
        <w:rPr>
          <w:rFonts w:ascii="Calibri" w:hAnsi="Calibri" w:cs="Calibri"/>
          <w:lang w:bidi="fa-IR"/>
        </w:rPr>
        <w:t>IC</w:t>
      </w:r>
      <w:r w:rsidRPr="00FC38A6">
        <w:rPr>
          <w:rFonts w:ascii="Calibri" w:hAnsi="Calibri" w:cs="Calibri"/>
          <w:rtl/>
          <w:lang w:bidi="fa-IR"/>
        </w:rPr>
        <w:t xml:space="preserve"> زیر استفاده شده که ورودی های اصلی آن عبارتند از:</w:t>
      </w:r>
    </w:p>
    <w:p w14:paraId="401CE4E9" w14:textId="3005FF91" w:rsidR="00A845B5" w:rsidRPr="00FC38A6" w:rsidRDefault="00000000" w:rsidP="00A845B5">
      <w:pPr>
        <w:bidi/>
        <w:spacing w:line="240" w:lineRule="auto"/>
        <w:rPr>
          <w:rFonts w:ascii="Calibri" w:eastAsiaTheme="minorEastAsia" w:hAnsi="Calibri" w:cs="Calibri"/>
          <w:lang w:bidi="fa-IR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Calibri"/>
                  <w:lang w:bidi="fa-IR"/>
                </w:rPr>
                <m:t>A</m:t>
              </m:r>
            </m:e>
            <m:sub>
              <m:r>
                <w:rPr>
                  <w:rFonts w:ascii="Cambria Math" w:hAnsi="Cambria Math" w:cs="Calibri"/>
                  <w:lang w:bidi="fa-IR"/>
                </w:rPr>
                <m:t>0</m:t>
              </m:r>
            </m:sub>
          </m:sSub>
          <m:r>
            <w:rPr>
              <w:rFonts w:ascii="Cambria Math" w:hAnsi="Cambria Math" w:cs="Calibri"/>
              <w:lang w:bidi="fa-IR"/>
            </w:rPr>
            <m:t xml:space="preserve"> </m:t>
          </m:r>
          <m:sSub>
            <m:sSubPr>
              <m:ctrlPr>
                <w:rPr>
                  <w:rFonts w:ascii="Cambria Math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Calibri"/>
                  <w:lang w:bidi="fa-IR"/>
                </w:rPr>
                <m:t>A</m:t>
              </m:r>
            </m:e>
            <m:sub>
              <m:r>
                <w:rPr>
                  <w:rFonts w:ascii="Cambria Math" w:hAnsi="Cambria Math" w:cs="Calibri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Calibri"/>
                  <w:lang w:bidi="fa-IR"/>
                </w:rPr>
                <m:t xml:space="preserve"> A</m:t>
              </m:r>
            </m:e>
            <m:sub>
              <m:r>
                <w:rPr>
                  <w:rFonts w:ascii="Cambria Math" w:hAnsi="Cambria Math" w:cs="Calibri"/>
                  <w:lang w:bidi="fa-IR"/>
                </w:rPr>
                <m:t>2</m:t>
              </m:r>
            </m:sub>
          </m:sSub>
          <m:r>
            <w:rPr>
              <w:rFonts w:ascii="Cambria Math" w:hAnsi="Cambria Math" w:cs="Calibri"/>
              <w:lang w:bidi="fa-IR"/>
            </w:rPr>
            <m:t xml:space="preserve"> </m:t>
          </m:r>
          <m:sSub>
            <m:sSubPr>
              <m:ctrlPr>
                <w:rPr>
                  <w:rFonts w:ascii="Cambria Math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Calibri"/>
                  <w:lang w:bidi="fa-IR"/>
                </w:rPr>
                <m:t>A</m:t>
              </m:r>
            </m:e>
            <m:sub>
              <m:r>
                <w:rPr>
                  <w:rFonts w:ascii="Cambria Math" w:hAnsi="Cambria Math" w:cs="Calibri"/>
                  <w:lang w:bidi="fa-IR"/>
                </w:rPr>
                <m:t>3</m:t>
              </m:r>
            </m:sub>
          </m:sSub>
        </m:oMath>
      </m:oMathPara>
    </w:p>
    <w:p w14:paraId="018291FB" w14:textId="159B26EF" w:rsidR="00A845B5" w:rsidRPr="00FC38A6" w:rsidRDefault="00000000" w:rsidP="00A845B5">
      <w:pPr>
        <w:bidi/>
        <w:spacing w:line="240" w:lineRule="auto"/>
        <w:rPr>
          <w:rFonts w:ascii="Calibri" w:eastAsiaTheme="minorEastAsia" w:hAnsi="Calibri" w:cs="Calibri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B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B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B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B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3</m:t>
              </m:r>
            </m:sub>
          </m:sSub>
        </m:oMath>
      </m:oMathPara>
    </w:p>
    <w:p w14:paraId="54330A19" w14:textId="77544CC2" w:rsidR="00A845B5" w:rsidRPr="00FC38A6" w:rsidRDefault="00000000" w:rsidP="00A845B5">
      <w:pPr>
        <w:bidi/>
        <w:spacing w:line="240" w:lineRule="auto"/>
        <w:rPr>
          <w:rFonts w:ascii="Calibri" w:eastAsiaTheme="minorEastAsia" w:hAnsi="Calibri" w:cs="Calibri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3</m:t>
              </m:r>
            </m:sub>
          </m:sSub>
        </m:oMath>
      </m:oMathPara>
    </w:p>
    <w:p w14:paraId="14120863" w14:textId="001CFC1A" w:rsidR="00A845B5" w:rsidRPr="00FC38A6" w:rsidRDefault="00A845B5" w:rsidP="00A845B5">
      <w:pPr>
        <w:bidi/>
        <w:spacing w:line="240" w:lineRule="auto"/>
        <w:rPr>
          <w:rFonts w:ascii="Calibri" w:eastAsiaTheme="minorEastAsia" w:hAnsi="Calibri" w:cs="Calibri"/>
          <w:lang w:bidi="fa-IR"/>
        </w:rPr>
      </w:pPr>
      <m:oMathPara>
        <m:oMath>
          <m:r>
            <w:rPr>
              <w:rFonts w:ascii="Cambria Math" w:eastAsiaTheme="minorEastAsia" w:hAnsi="Cambria Math" w:cs="Calibri"/>
              <w:lang w:bidi="fa-IR"/>
            </w:rPr>
            <m:t>M , CN</m:t>
          </m:r>
        </m:oMath>
      </m:oMathPara>
    </w:p>
    <w:p w14:paraId="05A4196C" w14:textId="2BC0F6FA" w:rsidR="00A845B5" w:rsidRPr="00FC38A6" w:rsidRDefault="00A845B5" w:rsidP="00A845B5">
      <w:pPr>
        <w:bidi/>
        <w:spacing w:line="240" w:lineRule="auto"/>
        <w:rPr>
          <w:rFonts w:ascii="Calibri" w:eastAsiaTheme="minorEastAsia" w:hAnsi="Calibri" w:cs="Calibri"/>
          <w:rtl/>
          <w:lang w:bidi="fa-IR"/>
        </w:rPr>
      </w:pPr>
      <w:r w:rsidRPr="00FC38A6">
        <w:rPr>
          <w:rFonts w:ascii="Calibri" w:eastAsiaTheme="minorEastAsia" w:hAnsi="Calibri" w:cs="Calibri"/>
          <w:rtl/>
          <w:lang w:bidi="fa-IR"/>
        </w:rPr>
        <w:t xml:space="preserve">خروجی ها هم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F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0</m:t>
            </m:r>
          </m:sub>
        </m:sSub>
        <m:r>
          <w:rPr>
            <w:rFonts w:ascii="Cambria Math" w:eastAsiaTheme="minorEastAsia" w:hAnsi="Cambria Math" w:cs="Calibri"/>
            <w:lang w:bidi="fa-IR"/>
          </w:rPr>
          <m:t xml:space="preserve"> </m:t>
        </m:r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F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1</m:t>
            </m:r>
          </m:sub>
        </m:sSub>
        <m:r>
          <w:rPr>
            <w:rFonts w:ascii="Cambria Math" w:eastAsiaTheme="minorEastAsia" w:hAnsi="Cambria Math" w:cs="Calibri"/>
            <w:lang w:bidi="fa-IR"/>
          </w:rPr>
          <m:t xml:space="preserve"> </m:t>
        </m:r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F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2</m:t>
            </m:r>
          </m:sub>
        </m:sSub>
        <m:r>
          <w:rPr>
            <w:rFonts w:ascii="Cambria Math" w:eastAsiaTheme="minorEastAsia" w:hAnsi="Cambria Math" w:cs="Calibri"/>
            <w:lang w:bidi="fa-IR"/>
          </w:rPr>
          <m:t xml:space="preserve"> </m:t>
        </m:r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F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3</m:t>
            </m:r>
          </m:sub>
        </m:sSub>
      </m:oMath>
      <w:r w:rsidRPr="00FC38A6">
        <w:rPr>
          <w:rFonts w:ascii="Calibri" w:eastAsiaTheme="minorEastAsia" w:hAnsi="Calibri" w:cs="Calibri"/>
          <w:rtl/>
          <w:lang w:bidi="fa-IR"/>
        </w:rPr>
        <w:t xml:space="preserve"> هستند. سیگنال های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S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i</m:t>
            </m:r>
          </m:sub>
        </m:sSub>
      </m:oMath>
      <w:r w:rsidRPr="00FC38A6">
        <w:rPr>
          <w:rFonts w:ascii="Calibri" w:eastAsiaTheme="minorEastAsia" w:hAnsi="Calibri" w:cs="Calibri"/>
          <w:rtl/>
          <w:lang w:bidi="fa-IR"/>
        </w:rPr>
        <w:t xml:space="preserve"> نوع عملیات را مشخص میکنند. سینگال </w:t>
      </w:r>
      <m:oMath>
        <m:r>
          <w:rPr>
            <w:rFonts w:ascii="Cambria Math" w:eastAsiaTheme="minorEastAsia" w:hAnsi="Cambria Math" w:cs="Calibri"/>
            <w:lang w:bidi="fa-IR"/>
          </w:rPr>
          <m:t>M</m:t>
        </m:r>
      </m:oMath>
      <w:r w:rsidRPr="00FC38A6">
        <w:rPr>
          <w:rFonts w:ascii="Calibri" w:eastAsiaTheme="minorEastAsia" w:hAnsi="Calibri" w:cs="Calibri"/>
          <w:rtl/>
          <w:lang w:bidi="fa-IR"/>
        </w:rPr>
        <w:t xml:space="preserve"> نیز نوع </w:t>
      </w:r>
      <m:oMath>
        <m:r>
          <w:rPr>
            <w:rFonts w:ascii="Cambria Math" w:eastAsiaTheme="minorEastAsia" w:hAnsi="Cambria Math" w:cs="Calibri"/>
            <w:lang w:bidi="fa-IR"/>
          </w:rPr>
          <m:t>Mode</m:t>
        </m:r>
      </m:oMath>
      <w:r w:rsidRPr="00FC38A6">
        <w:rPr>
          <w:rFonts w:ascii="Calibri" w:eastAsiaTheme="minorEastAsia" w:hAnsi="Calibri" w:cs="Calibri"/>
          <w:rtl/>
          <w:lang w:bidi="fa-IR"/>
        </w:rPr>
        <w:t xml:space="preserve"> را مشخض میکند. (به این صورت که اگر </w:t>
      </w:r>
      <m:oMath>
        <m:r>
          <w:rPr>
            <w:rFonts w:ascii="Cambria Math" w:eastAsiaTheme="minorEastAsia" w:hAnsi="Cambria Math" w:cs="Calibri"/>
            <w:lang w:bidi="fa-IR"/>
          </w:rPr>
          <m:t>M=0</m:t>
        </m:r>
      </m:oMath>
      <w:r w:rsidRPr="00FC38A6">
        <w:rPr>
          <w:rFonts w:ascii="Calibri" w:eastAsiaTheme="minorEastAsia" w:hAnsi="Calibri" w:cs="Calibri"/>
          <w:rtl/>
          <w:lang w:bidi="fa-IR"/>
        </w:rPr>
        <w:t xml:space="preserve"> باشد، </w:t>
      </w:r>
      <m:oMath>
        <m:r>
          <w:rPr>
            <w:rFonts w:ascii="Cambria Math" w:eastAsiaTheme="minorEastAsia" w:hAnsi="Cambria Math" w:cs="Calibri"/>
            <w:lang w:bidi="fa-IR"/>
          </w:rPr>
          <m:t>Arithmetic Mode</m:t>
        </m:r>
      </m:oMath>
      <w:r w:rsidRPr="00FC38A6">
        <w:rPr>
          <w:rFonts w:ascii="Calibri" w:eastAsiaTheme="minorEastAsia" w:hAnsi="Calibri" w:cs="Calibri"/>
          <w:rtl/>
          <w:lang w:bidi="fa-IR"/>
        </w:rPr>
        <w:t xml:space="preserve"> و اگر </w:t>
      </w:r>
      <m:oMath>
        <m:r>
          <w:rPr>
            <w:rFonts w:ascii="Cambria Math" w:eastAsiaTheme="minorEastAsia" w:hAnsi="Cambria Math" w:cs="Calibri"/>
            <w:lang w:bidi="fa-IR"/>
          </w:rPr>
          <m:t>M=1</m:t>
        </m:r>
      </m:oMath>
      <w:r w:rsidRPr="00FC38A6">
        <w:rPr>
          <w:rFonts w:ascii="Calibri" w:eastAsiaTheme="minorEastAsia" w:hAnsi="Calibri" w:cs="Calibri"/>
          <w:rtl/>
          <w:lang w:bidi="fa-IR"/>
        </w:rPr>
        <w:t xml:space="preserve"> باشد، </w:t>
      </w:r>
      <m:oMath>
        <m:r>
          <w:rPr>
            <w:rFonts w:ascii="Cambria Math" w:eastAsiaTheme="minorEastAsia" w:hAnsi="Cambria Math" w:cs="Calibri"/>
            <w:lang w:bidi="fa-IR"/>
          </w:rPr>
          <m:t>Logic Mode</m:t>
        </m:r>
      </m:oMath>
      <w:r w:rsidRPr="00FC38A6">
        <w:rPr>
          <w:rFonts w:ascii="Calibri" w:eastAsiaTheme="minorEastAsia" w:hAnsi="Calibri" w:cs="Calibri"/>
          <w:rtl/>
          <w:lang w:bidi="fa-IR"/>
        </w:rPr>
        <w:t>)</w:t>
      </w:r>
      <w:r w:rsidRPr="00FC38A6">
        <w:rPr>
          <w:rFonts w:ascii="Calibri" w:eastAsiaTheme="minorEastAsia" w:hAnsi="Calibri" w:cs="Calibri"/>
          <w:lang w:bidi="fa-IR"/>
        </w:rPr>
        <w:t xml:space="preserve"> </w:t>
      </w:r>
    </w:p>
    <w:p w14:paraId="3F0D5A82" w14:textId="299A2A39" w:rsidR="00A845B5" w:rsidRPr="00FC38A6" w:rsidRDefault="00A845B5" w:rsidP="00A845B5">
      <w:pPr>
        <w:bidi/>
        <w:spacing w:line="240" w:lineRule="auto"/>
        <w:rPr>
          <w:rFonts w:ascii="Calibri" w:eastAsiaTheme="minorEastAsia" w:hAnsi="Calibri" w:cs="Calibri"/>
          <w:rtl/>
          <w:lang w:bidi="fa-IR"/>
        </w:rPr>
      </w:pPr>
      <w:r w:rsidRPr="00FC38A6">
        <w:rPr>
          <w:rFonts w:ascii="Calibri" w:eastAsiaTheme="minorEastAsia" w:hAnsi="Calibri" w:cs="Calibri"/>
          <w:rtl/>
          <w:lang w:bidi="fa-IR"/>
        </w:rPr>
        <w:t>در جدول زیر خروجی و نحوه کارکرد این قطعه امده است:</w:t>
      </w:r>
    </w:p>
    <w:p w14:paraId="53E5A392" w14:textId="70259577" w:rsidR="0094552C" w:rsidRPr="00FC38A6" w:rsidRDefault="0094552C" w:rsidP="0094552C">
      <w:pPr>
        <w:bidi/>
        <w:spacing w:line="240" w:lineRule="auto"/>
        <w:rPr>
          <w:rFonts w:ascii="Calibri" w:eastAsiaTheme="minorEastAsia" w:hAnsi="Calibri" w:cs="Calibri"/>
          <w:rtl/>
          <w:lang w:bidi="fa-IR"/>
        </w:rPr>
      </w:pPr>
      <w:r w:rsidRPr="00FC38A6">
        <w:rPr>
          <w:rFonts w:ascii="Calibri" w:eastAsiaTheme="minorEastAsia" w:hAnsi="Calibri" w:cs="Calibri"/>
          <w:noProof/>
          <w:rtl/>
          <w:lang w:bidi="fa-IR"/>
        </w:rPr>
        <w:drawing>
          <wp:inline distT="0" distB="0" distL="0" distR="0" wp14:anchorId="6CE3D982" wp14:editId="11D54D59">
            <wp:extent cx="5943600" cy="3354070"/>
            <wp:effectExtent l="0" t="0" r="0" b="0"/>
            <wp:docPr id="122082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21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6757" w14:textId="77777777" w:rsidR="0094552C" w:rsidRPr="00FC38A6" w:rsidRDefault="0094552C" w:rsidP="0094552C">
      <w:pPr>
        <w:bidi/>
        <w:spacing w:line="240" w:lineRule="auto"/>
        <w:rPr>
          <w:rFonts w:ascii="Calibri" w:eastAsiaTheme="minorEastAsia" w:hAnsi="Calibri" w:cs="Calibri"/>
          <w:rtl/>
          <w:lang w:bidi="fa-IR"/>
        </w:rPr>
      </w:pPr>
    </w:p>
    <w:p w14:paraId="4535FFA0" w14:textId="389E2F23" w:rsidR="00A845B5" w:rsidRPr="00FC38A6" w:rsidRDefault="00A845B5" w:rsidP="00A845B5">
      <w:pPr>
        <w:bidi/>
        <w:spacing w:line="240" w:lineRule="auto"/>
        <w:rPr>
          <w:rFonts w:ascii="Calibri" w:eastAsiaTheme="minorEastAsia" w:hAnsi="Calibri" w:cs="Calibri"/>
          <w:rtl/>
          <w:lang w:bidi="fa-IR"/>
        </w:rPr>
      </w:pPr>
    </w:p>
    <w:p w14:paraId="3FFAB0D5" w14:textId="676981BB" w:rsidR="00A845B5" w:rsidRPr="00FC38A6" w:rsidRDefault="00A845B5" w:rsidP="001F0EEF">
      <w:pPr>
        <w:pStyle w:val="Heading3"/>
        <w:numPr>
          <w:ilvl w:val="1"/>
          <w:numId w:val="3"/>
        </w:numPr>
        <w:bidi/>
        <w:rPr>
          <w:rFonts w:ascii="Calibri" w:eastAsiaTheme="minorEastAsia" w:hAnsi="Calibri" w:cs="Calibri"/>
          <w:rtl/>
          <w:lang w:bidi="fa-IR"/>
        </w:rPr>
      </w:pPr>
      <w:r w:rsidRPr="00FC38A6">
        <w:rPr>
          <w:rFonts w:ascii="Calibri" w:eastAsiaTheme="minorEastAsia" w:hAnsi="Calibri" w:cs="Calibri"/>
          <w:lang w:bidi="fa-IR"/>
        </w:rPr>
        <w:t>Multiplexer</w:t>
      </w:r>
      <w:r w:rsidRPr="00FC38A6">
        <w:rPr>
          <w:rFonts w:ascii="Calibri" w:eastAsiaTheme="minorEastAsia" w:hAnsi="Calibri" w:cs="Calibri"/>
          <w:rtl/>
          <w:lang w:bidi="fa-IR"/>
        </w:rPr>
        <w:t xml:space="preserve">: </w:t>
      </w:r>
    </w:p>
    <w:p w14:paraId="020B5809" w14:textId="67BD5DFB" w:rsidR="00A845B5" w:rsidRPr="00FC38A6" w:rsidRDefault="001F0EEF" w:rsidP="00A845B5">
      <w:pPr>
        <w:bidi/>
        <w:rPr>
          <w:rFonts w:ascii="Calibri" w:eastAsiaTheme="minorEastAsia" w:hAnsi="Calibri" w:cs="Calibri"/>
          <w:lang w:bidi="fa-IR"/>
        </w:rPr>
      </w:pPr>
      <w:r w:rsidRPr="00FC38A6">
        <w:rPr>
          <w:rFonts w:ascii="Calibri" w:eastAsiaTheme="minorEastAsia" w:hAnsi="Calibri" w:cs="Calibri"/>
          <w:noProof/>
          <w:rtl/>
          <w:lang w:bidi="fa-IR"/>
        </w:rPr>
        <w:drawing>
          <wp:anchor distT="0" distB="0" distL="114300" distR="114300" simplePos="0" relativeHeight="251659264" behindDoc="0" locked="0" layoutInCell="1" allowOverlap="1" wp14:anchorId="0FAB471C" wp14:editId="65F93402">
            <wp:simplePos x="0" y="0"/>
            <wp:positionH relativeFrom="column">
              <wp:posOffset>-248920</wp:posOffset>
            </wp:positionH>
            <wp:positionV relativeFrom="paragraph">
              <wp:posOffset>308610</wp:posOffset>
            </wp:positionV>
            <wp:extent cx="3032125" cy="1186180"/>
            <wp:effectExtent l="0" t="0" r="0" b="0"/>
            <wp:wrapSquare wrapText="bothSides"/>
            <wp:docPr id="10244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559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5B5" w:rsidRPr="00FC38A6">
        <w:rPr>
          <w:rFonts w:ascii="Calibri" w:hAnsi="Calibri" w:cs="Calibri"/>
          <w:rtl/>
          <w:lang w:bidi="fa-IR"/>
        </w:rPr>
        <w:t xml:space="preserve">برای انتخاب منبع داده ی ورودی رجیستر ها از قطعه </w:t>
      </w:r>
      <m:oMath>
        <m:r>
          <w:rPr>
            <w:rFonts w:ascii="Cambria Math" w:hAnsi="Cambria Math" w:cs="Calibri"/>
            <w:lang w:bidi="fa-IR"/>
          </w:rPr>
          <m:t>74LS157</m:t>
        </m:r>
      </m:oMath>
      <w:r w:rsidR="00A845B5" w:rsidRPr="00FC38A6">
        <w:rPr>
          <w:rFonts w:ascii="Calibri" w:eastAsiaTheme="minorEastAsia" w:hAnsi="Calibri" w:cs="Calibri"/>
          <w:rtl/>
          <w:lang w:bidi="fa-IR"/>
        </w:rPr>
        <w:t xml:space="preserve"> استفاده کردیم که یک </w:t>
      </w:r>
      <w:r w:rsidR="00A845B5" w:rsidRPr="00FC38A6">
        <w:rPr>
          <w:rFonts w:ascii="Calibri" w:eastAsiaTheme="minorEastAsia" w:hAnsi="Calibri" w:cs="Calibri"/>
          <w:lang w:bidi="fa-IR"/>
        </w:rPr>
        <w:t>MUX</w:t>
      </w:r>
      <w:r w:rsidR="00A845B5" w:rsidRPr="00FC38A6">
        <w:rPr>
          <w:rFonts w:ascii="Calibri" w:eastAsiaTheme="minorEastAsia" w:hAnsi="Calibri" w:cs="Calibri"/>
          <w:rtl/>
          <w:lang w:bidi="fa-IR"/>
        </w:rPr>
        <w:t xml:space="preserve"> دو به یک است. سیگنال </w:t>
      </w:r>
      <w:r w:rsidR="00A845B5" w:rsidRPr="00FC38A6">
        <w:rPr>
          <w:rFonts w:ascii="Calibri" w:eastAsiaTheme="minorEastAsia" w:hAnsi="Calibri" w:cs="Calibri"/>
          <w:lang w:bidi="fa-IR"/>
        </w:rPr>
        <w:t xml:space="preserve">Select </w:t>
      </w:r>
      <w:r w:rsidR="00A845B5" w:rsidRPr="00FC38A6">
        <w:rPr>
          <w:rFonts w:ascii="Calibri" w:eastAsiaTheme="minorEastAsia" w:hAnsi="Calibri" w:cs="Calibri"/>
          <w:rtl/>
          <w:lang w:bidi="fa-IR"/>
        </w:rPr>
        <w:t xml:space="preserve"> مشخص میکند کدام گروه ورودی منتقل شوند.</w:t>
      </w:r>
    </w:p>
    <w:p w14:paraId="5E3276D5" w14:textId="63746215" w:rsidR="00A845B5" w:rsidRPr="00FC38A6" w:rsidRDefault="001F0EEF" w:rsidP="00A845B5">
      <w:pPr>
        <w:bidi/>
        <w:rPr>
          <w:rFonts w:ascii="Calibri" w:eastAsiaTheme="minorEastAsia" w:hAnsi="Calibri" w:cs="Calibri"/>
          <w:rtl/>
          <w:lang w:bidi="fa-IR"/>
        </w:rPr>
      </w:pPr>
      <w:r w:rsidRPr="00FC38A6">
        <w:rPr>
          <w:rFonts w:ascii="Calibri" w:eastAsiaTheme="minorEastAsia" w:hAnsi="Calibri" w:cs="Calibri"/>
          <w:rtl/>
          <w:lang w:bidi="fa-IR"/>
        </w:rPr>
        <w:t>در این آزمایش سلکت های مالتی پلکسر</w:t>
      </w:r>
      <w:r w:rsidR="00CC2A5B" w:rsidRPr="00FC38A6">
        <w:rPr>
          <w:rFonts w:ascii="Calibri" w:eastAsiaTheme="minorEastAsia" w:hAnsi="Calibri" w:cs="Calibri"/>
          <w:rtl/>
          <w:lang w:bidi="fa-IR"/>
        </w:rPr>
        <w:t>ی را</w:t>
      </w:r>
      <w:r w:rsidRPr="00FC38A6">
        <w:rPr>
          <w:rFonts w:ascii="Calibri" w:eastAsiaTheme="minorEastAsia" w:hAnsi="Calibri" w:cs="Calibri"/>
          <w:rtl/>
          <w:lang w:bidi="fa-IR"/>
        </w:rPr>
        <w:t xml:space="preserve"> که به رجیستر </w:t>
      </w:r>
      <w:r w:rsidRPr="00FC38A6">
        <w:rPr>
          <w:rFonts w:ascii="Calibri" w:eastAsiaTheme="minorEastAsia" w:hAnsi="Calibri" w:cs="Calibri"/>
          <w:lang w:bidi="fa-IR"/>
        </w:rPr>
        <w:t>A</w:t>
      </w:r>
      <w:r w:rsidRPr="00FC38A6">
        <w:rPr>
          <w:rFonts w:ascii="Calibri" w:eastAsiaTheme="minorEastAsia" w:hAnsi="Calibri" w:cs="Calibri"/>
          <w:rtl/>
          <w:lang w:bidi="fa-IR"/>
        </w:rPr>
        <w:t xml:space="preserve"> متصل است این گونه تعیین میکنیم که اگر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S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A</m:t>
            </m:r>
          </m:sub>
        </m:sSub>
        <m:r>
          <w:rPr>
            <w:rFonts w:ascii="Cambria Math" w:eastAsiaTheme="minorEastAsia" w:hAnsi="Cambria Math" w:cs="Calibri"/>
            <w:lang w:bidi="fa-IR"/>
          </w:rPr>
          <m:t>=0</m:t>
        </m:r>
      </m:oMath>
      <w:r w:rsidRPr="00FC38A6">
        <w:rPr>
          <w:rFonts w:ascii="Calibri" w:eastAsiaTheme="minorEastAsia" w:hAnsi="Calibri" w:cs="Calibri"/>
          <w:rtl/>
          <w:lang w:bidi="fa-IR"/>
        </w:rPr>
        <w:t xml:space="preserve"> مقدار </w:t>
      </w:r>
      <w:r w:rsidRPr="00FC38A6">
        <w:rPr>
          <w:rFonts w:ascii="Calibri" w:eastAsiaTheme="minorEastAsia" w:hAnsi="Calibri" w:cs="Calibri"/>
          <w:lang w:bidi="fa-I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i</m:t>
            </m:r>
          </m:sub>
        </m:sSub>
      </m:oMath>
      <w:r w:rsidRPr="00FC38A6">
        <w:rPr>
          <w:rFonts w:ascii="Calibri" w:eastAsiaTheme="minorEastAsia" w:hAnsi="Calibri" w:cs="Calibri"/>
          <w:rtl/>
          <w:lang w:bidi="fa-IR"/>
        </w:rPr>
        <w:t xml:space="preserve"> ها لود شود و اگر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S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A</m:t>
            </m:r>
          </m:sub>
        </m:sSub>
        <m:r>
          <w:rPr>
            <w:rFonts w:ascii="Cambria Math" w:eastAsiaTheme="minorEastAsia" w:hAnsi="Cambria Math" w:cs="Calibri"/>
            <w:lang w:bidi="fa-IR"/>
          </w:rPr>
          <m:t>=1</m:t>
        </m:r>
      </m:oMath>
      <w:r w:rsidRPr="00FC38A6">
        <w:rPr>
          <w:rFonts w:ascii="Calibri" w:eastAsiaTheme="minorEastAsia" w:hAnsi="Calibri" w:cs="Calibri"/>
          <w:lang w:bidi="fa-IR"/>
        </w:rPr>
        <w:t xml:space="preserve"> </w:t>
      </w:r>
      <w:r w:rsidRPr="00FC38A6">
        <w:rPr>
          <w:rFonts w:ascii="Calibri" w:eastAsiaTheme="minorEastAsia" w:hAnsi="Calibri" w:cs="Calibri"/>
          <w:rtl/>
          <w:lang w:bidi="fa-IR"/>
        </w:rPr>
        <w:t xml:space="preserve">مقدار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F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i</m:t>
            </m:r>
          </m:sub>
        </m:sSub>
      </m:oMath>
      <w:r w:rsidRPr="00FC38A6">
        <w:rPr>
          <w:rFonts w:ascii="Calibri" w:eastAsiaTheme="minorEastAsia" w:hAnsi="Calibri" w:cs="Calibri"/>
          <w:rtl/>
          <w:lang w:bidi="fa-IR"/>
        </w:rPr>
        <w:t xml:space="preserve"> ها لود شود.</w:t>
      </w:r>
    </w:p>
    <w:p w14:paraId="608938AD" w14:textId="0E071DB9" w:rsidR="001F0EEF" w:rsidRPr="00FC38A6" w:rsidRDefault="001F0EEF" w:rsidP="001F0EEF">
      <w:pPr>
        <w:bidi/>
        <w:rPr>
          <w:rFonts w:ascii="Calibri" w:eastAsiaTheme="minorEastAsia" w:hAnsi="Calibri" w:cs="Calibri"/>
          <w:rtl/>
          <w:lang w:bidi="fa-IR"/>
        </w:rPr>
      </w:pPr>
      <w:r w:rsidRPr="00FC38A6">
        <w:rPr>
          <w:rFonts w:ascii="Calibri" w:eastAsiaTheme="minorEastAsia" w:hAnsi="Calibri" w:cs="Calibri"/>
          <w:rtl/>
          <w:lang w:bidi="fa-IR"/>
        </w:rPr>
        <w:t xml:space="preserve">برای مالتی پلکسر </w:t>
      </w:r>
      <w:r w:rsidRPr="00FC38A6">
        <w:rPr>
          <w:rFonts w:ascii="Calibri" w:eastAsiaTheme="minorEastAsia" w:hAnsi="Calibri" w:cs="Calibri"/>
          <w:lang w:bidi="fa-IR"/>
        </w:rPr>
        <w:t>B</w:t>
      </w:r>
      <w:r w:rsidRPr="00FC38A6">
        <w:rPr>
          <w:rFonts w:ascii="Calibri" w:eastAsiaTheme="minorEastAsia" w:hAnsi="Calibri" w:cs="Calibri"/>
          <w:rtl/>
          <w:lang w:bidi="fa-IR"/>
        </w:rPr>
        <w:t xml:space="preserve"> نیز به این صورت که اگر </w:t>
      </w:r>
      <m:oMath>
        <m:sSub>
          <m:sSubPr>
            <m:ctrlPr>
              <w:rPr>
                <w:rFonts w:ascii="Cambria Math" w:eastAsiaTheme="minorEastAsia" w:hAnsi="Cambria Math" w:cs="Calibri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lang w:bidi="fa-IR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lang w:bidi="fa-IR"/>
              </w:rPr>
              <m:t>B</m:t>
            </m:r>
          </m:sub>
        </m:sSub>
        <m:r>
          <w:rPr>
            <w:rFonts w:ascii="Cambria Math" w:eastAsiaTheme="minorEastAsia" w:hAnsi="Cambria Math" w:cs="Calibri"/>
            <w:lang w:bidi="fa-IR"/>
          </w:rPr>
          <m:t>=0</m:t>
        </m:r>
      </m:oMath>
      <w:r w:rsidRPr="00FC38A6">
        <w:rPr>
          <w:rFonts w:ascii="Calibri" w:eastAsiaTheme="minorEastAsia" w:hAnsi="Calibri" w:cs="Calibri"/>
          <w:rtl/>
          <w:lang w:bidi="fa-IR"/>
        </w:rPr>
        <w:t xml:space="preserve"> مقدار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B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i</m:t>
            </m:r>
          </m:sub>
        </m:sSub>
      </m:oMath>
      <w:r w:rsidRPr="00FC38A6">
        <w:rPr>
          <w:rFonts w:ascii="Calibri" w:eastAsiaTheme="minorEastAsia" w:hAnsi="Calibri" w:cs="Calibri"/>
          <w:rtl/>
          <w:lang w:bidi="fa-IR"/>
        </w:rPr>
        <w:t xml:space="preserve"> ها و اگر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S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B</m:t>
            </m:r>
          </m:sub>
        </m:sSub>
        <m:r>
          <w:rPr>
            <w:rFonts w:ascii="Cambria Math" w:eastAsiaTheme="minorEastAsia" w:hAnsi="Cambria Math" w:cs="Calibri"/>
            <w:lang w:bidi="fa-IR"/>
          </w:rPr>
          <m:t>=1</m:t>
        </m:r>
      </m:oMath>
      <w:r w:rsidRPr="00FC38A6">
        <w:rPr>
          <w:rFonts w:ascii="Calibri" w:eastAsiaTheme="minorEastAsia" w:hAnsi="Calibri" w:cs="Calibri"/>
          <w:rtl/>
          <w:lang w:bidi="fa-IR"/>
        </w:rPr>
        <w:t xml:space="preserve"> مقدار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i</m:t>
            </m:r>
          </m:sub>
        </m:sSub>
      </m:oMath>
      <w:r w:rsidRPr="00FC38A6">
        <w:rPr>
          <w:rFonts w:ascii="Calibri" w:eastAsiaTheme="minorEastAsia" w:hAnsi="Calibri" w:cs="Calibri"/>
          <w:rtl/>
          <w:lang w:bidi="fa-IR"/>
        </w:rPr>
        <w:t xml:space="preserve"> ها لود شود.</w:t>
      </w:r>
    </w:p>
    <w:p w14:paraId="5F27BBFB" w14:textId="77777777" w:rsidR="001F0EEF" w:rsidRPr="00FC38A6" w:rsidRDefault="001F0EEF" w:rsidP="001F0EEF">
      <w:pPr>
        <w:bidi/>
        <w:rPr>
          <w:rFonts w:ascii="Calibri" w:eastAsiaTheme="minorEastAsia" w:hAnsi="Calibri" w:cs="Calibri"/>
          <w:lang w:bidi="fa-IR"/>
        </w:rPr>
      </w:pPr>
    </w:p>
    <w:p w14:paraId="0A92C2C0" w14:textId="53F0FC9D" w:rsidR="001F0EEF" w:rsidRPr="00FC38A6" w:rsidRDefault="001F0EEF" w:rsidP="001F0EEF">
      <w:pPr>
        <w:pStyle w:val="Heading3"/>
        <w:numPr>
          <w:ilvl w:val="1"/>
          <w:numId w:val="3"/>
        </w:numPr>
        <w:bidi/>
        <w:rPr>
          <w:rFonts w:ascii="Calibri" w:eastAsiaTheme="minorEastAsia" w:hAnsi="Calibri" w:cs="Calibri"/>
          <w:rtl/>
          <w:lang w:bidi="fa-IR"/>
        </w:rPr>
      </w:pPr>
      <w:r w:rsidRPr="00FC38A6">
        <w:rPr>
          <w:rFonts w:ascii="Calibri" w:eastAsiaTheme="minorEastAsia" w:hAnsi="Calibri" w:cs="Calibri"/>
          <w:lang w:bidi="fa-IR"/>
        </w:rPr>
        <w:t>Register</w:t>
      </w:r>
      <w:r w:rsidRPr="00FC38A6">
        <w:rPr>
          <w:rFonts w:ascii="Calibri" w:eastAsiaTheme="minorEastAsia" w:hAnsi="Calibri" w:cs="Calibri"/>
          <w:rtl/>
          <w:lang w:bidi="fa-IR"/>
        </w:rPr>
        <w:t xml:space="preserve">: </w:t>
      </w:r>
    </w:p>
    <w:p w14:paraId="3473F8B6" w14:textId="70E22BA8" w:rsidR="001F0EEF" w:rsidRPr="00FC38A6" w:rsidRDefault="001F0EEF" w:rsidP="001F0EEF">
      <w:pPr>
        <w:bidi/>
        <w:rPr>
          <w:rFonts w:ascii="Calibri" w:eastAsiaTheme="minorEastAsia" w:hAnsi="Calibri" w:cs="Calibri"/>
          <w:rtl/>
          <w:lang w:bidi="fa-IR"/>
        </w:rPr>
      </w:pPr>
      <w:r w:rsidRPr="00FC38A6">
        <w:rPr>
          <w:rFonts w:ascii="Calibri" w:hAnsi="Calibri" w:cs="Calibri"/>
          <w:rtl/>
          <w:lang w:bidi="fa-IR"/>
        </w:rPr>
        <w:t xml:space="preserve">برای ذخیره سازی داده ها (مقادیر </w:t>
      </w:r>
      <m:oMath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A</m:t>
            </m:r>
          </m:e>
          <m:sub>
            <m:r>
              <w:rPr>
                <w:rFonts w:ascii="Cambria Math" w:hAnsi="Cambria Math" w:cs="Calibri"/>
                <w:lang w:bidi="fa-IR"/>
              </w:rPr>
              <m:t>i</m:t>
            </m:r>
          </m:sub>
        </m:sSub>
      </m:oMath>
      <w:r w:rsidRPr="00FC38A6">
        <w:rPr>
          <w:rFonts w:ascii="Calibri" w:eastAsiaTheme="minorEastAsia" w:hAnsi="Calibri" w:cs="Calibri"/>
          <w:lang w:bidi="fa-IR"/>
        </w:rPr>
        <w:t xml:space="preserve"> </w:t>
      </w:r>
      <w:r w:rsidRPr="00FC38A6">
        <w:rPr>
          <w:rFonts w:ascii="Calibri" w:eastAsiaTheme="minorEastAsia" w:hAnsi="Calibri" w:cs="Calibri"/>
          <w:rtl/>
          <w:lang w:bidi="fa-IR"/>
        </w:rPr>
        <w:t xml:space="preserve">و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B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i</m:t>
            </m:r>
          </m:sub>
        </m:sSub>
      </m:oMath>
      <w:r w:rsidRPr="00FC38A6">
        <w:rPr>
          <w:rFonts w:ascii="Calibri" w:hAnsi="Calibri" w:cs="Calibri"/>
          <w:rtl/>
          <w:lang w:bidi="fa-IR"/>
        </w:rPr>
        <w:t xml:space="preserve">) از قطعه </w:t>
      </w:r>
      <m:oMath>
        <m:r>
          <w:rPr>
            <w:rFonts w:ascii="Cambria Math" w:hAnsi="Cambria Math" w:cs="Calibri"/>
            <w:lang w:bidi="fa-IR"/>
          </w:rPr>
          <m:t>74LS175</m:t>
        </m:r>
      </m:oMath>
      <w:r w:rsidRPr="00FC38A6">
        <w:rPr>
          <w:rFonts w:ascii="Calibri" w:eastAsiaTheme="minorEastAsia" w:hAnsi="Calibri" w:cs="Calibri"/>
          <w:rtl/>
          <w:lang w:bidi="fa-IR"/>
        </w:rPr>
        <w:t xml:space="preserve"> استفاده کردیم. هر </w:t>
      </w:r>
      <m:oMath>
        <m:r>
          <w:rPr>
            <w:rFonts w:ascii="Cambria Math" w:eastAsiaTheme="minorEastAsia" w:hAnsi="Cambria Math" w:cs="Calibri"/>
            <w:lang w:bidi="fa-IR"/>
          </w:rPr>
          <m:t>74LS175</m:t>
        </m:r>
      </m:oMath>
      <w:r w:rsidRPr="00FC38A6">
        <w:rPr>
          <w:rFonts w:ascii="Calibri" w:eastAsiaTheme="minorEastAsia" w:hAnsi="Calibri" w:cs="Calibri"/>
          <w:rtl/>
          <w:lang w:bidi="fa-IR"/>
        </w:rPr>
        <w:t xml:space="preserve"> شامل 4 فلیپ فلاپ است و بنابراین میتواند یک داده ی چهاربیتی را ذخیره کند.</w:t>
      </w:r>
    </w:p>
    <w:p w14:paraId="0B0B9C0E" w14:textId="26848BCF" w:rsidR="001F0EEF" w:rsidRPr="00FC38A6" w:rsidRDefault="001F0EEF" w:rsidP="00135426">
      <w:pPr>
        <w:bidi/>
        <w:rPr>
          <w:rFonts w:ascii="Calibri" w:eastAsiaTheme="minorEastAsia" w:hAnsi="Calibri" w:cs="Calibri"/>
          <w:lang w:bidi="fa-IR"/>
        </w:rPr>
      </w:pPr>
      <w:r w:rsidRPr="00FC38A6">
        <w:rPr>
          <w:rFonts w:ascii="Calibri" w:eastAsiaTheme="minorEastAsia" w:hAnsi="Calibri" w:cs="Calibri"/>
          <w:rtl/>
          <w:lang w:bidi="fa-IR"/>
        </w:rPr>
        <w:t xml:space="preserve">در مدار ما هر دو رجیستر </w:t>
      </w:r>
      <m:oMath>
        <m:r>
          <w:rPr>
            <w:rFonts w:ascii="Cambria Math" w:eastAsiaTheme="minorEastAsia" w:hAnsi="Cambria Math" w:cs="Calibri"/>
            <w:lang w:bidi="fa-IR"/>
          </w:rPr>
          <m:t>Clock , Reset</m:t>
        </m:r>
      </m:oMath>
      <w:r w:rsidRPr="00FC38A6">
        <w:rPr>
          <w:rFonts w:ascii="Calibri" w:eastAsiaTheme="minorEastAsia" w:hAnsi="Calibri" w:cs="Calibri"/>
          <w:rtl/>
          <w:lang w:bidi="fa-IR"/>
        </w:rPr>
        <w:t xml:space="preserve"> مشترک دارند.</w:t>
      </w:r>
    </w:p>
    <w:p w14:paraId="64EFBEF0" w14:textId="45805662" w:rsidR="00135426" w:rsidRPr="00FC38A6" w:rsidRDefault="00135426" w:rsidP="00135426">
      <w:pPr>
        <w:pStyle w:val="Heading3"/>
        <w:numPr>
          <w:ilvl w:val="1"/>
          <w:numId w:val="3"/>
        </w:numPr>
        <w:bidi/>
        <w:rPr>
          <w:rFonts w:ascii="Calibri" w:eastAsiaTheme="minorEastAsia" w:hAnsi="Calibri" w:cs="Calibri"/>
          <w:rtl/>
          <w:lang w:bidi="fa-IR"/>
        </w:rPr>
      </w:pPr>
      <w:r w:rsidRPr="00FC38A6">
        <w:rPr>
          <w:rFonts w:ascii="Calibri" w:eastAsiaTheme="minorEastAsia" w:hAnsi="Calibri" w:cs="Calibri"/>
          <w:rtl/>
          <w:lang w:bidi="fa-IR"/>
        </w:rPr>
        <w:t xml:space="preserve">طراحی مسیر داده یا </w:t>
      </w:r>
      <m:oMath>
        <m:r>
          <w:rPr>
            <w:rFonts w:ascii="Cambria Math" w:eastAsiaTheme="minorEastAsia" w:hAnsi="Cambria Math" w:cs="Calibri"/>
            <w:lang w:bidi="fa-IR"/>
          </w:rPr>
          <m:t>datapath</m:t>
        </m:r>
      </m:oMath>
      <w:r w:rsidRPr="00FC38A6">
        <w:rPr>
          <w:rFonts w:ascii="Calibri" w:eastAsiaTheme="minorEastAsia" w:hAnsi="Calibri" w:cs="Calibri"/>
          <w:rtl/>
          <w:lang w:bidi="fa-IR"/>
        </w:rPr>
        <w:t xml:space="preserve">: </w:t>
      </w:r>
    </w:p>
    <w:p w14:paraId="06F7FD3E" w14:textId="2ADD0544" w:rsidR="00135426" w:rsidRPr="00FC38A6" w:rsidRDefault="00135426" w:rsidP="00135426">
      <w:pPr>
        <w:bidi/>
        <w:rPr>
          <w:rFonts w:ascii="Calibri" w:eastAsiaTheme="minorEastAsia" w:hAnsi="Calibri" w:cs="Calibri"/>
          <w:rtl/>
          <w:lang w:bidi="fa-IR"/>
        </w:rPr>
      </w:pPr>
      <w:r w:rsidRPr="00FC38A6">
        <w:rPr>
          <w:rFonts w:ascii="Calibri" w:hAnsi="Calibri" w:cs="Calibri"/>
          <w:rtl/>
          <w:lang w:bidi="fa-IR"/>
        </w:rPr>
        <w:t xml:space="preserve">ورودی </w:t>
      </w:r>
      <m:oMath>
        <m:r>
          <w:rPr>
            <w:rFonts w:ascii="Cambria Math" w:hAnsi="Cambria Math" w:cs="Calibri"/>
            <w:lang w:bidi="fa-IR"/>
          </w:rPr>
          <m:t>Register</m:t>
        </m:r>
      </m:oMath>
      <w:r w:rsidRPr="00FC38A6">
        <w:rPr>
          <w:rFonts w:ascii="Calibri" w:eastAsiaTheme="minorEastAsia" w:hAnsi="Calibri" w:cs="Calibri"/>
          <w:rtl/>
          <w:lang w:bidi="fa-IR"/>
        </w:rPr>
        <w:t xml:space="preserve"> ها توسط یک </w:t>
      </w:r>
      <m:oMath>
        <m:r>
          <w:rPr>
            <w:rFonts w:ascii="Cambria Math" w:eastAsiaTheme="minorEastAsia" w:hAnsi="Cambria Math" w:cs="Calibri"/>
            <w:lang w:bidi="fa-IR"/>
          </w:rPr>
          <m:t>MUX</m:t>
        </m:r>
      </m:oMath>
      <w:r w:rsidRPr="00FC38A6">
        <w:rPr>
          <w:rFonts w:ascii="Calibri" w:eastAsiaTheme="minorEastAsia" w:hAnsi="Calibri" w:cs="Calibri"/>
          <w:rtl/>
          <w:lang w:bidi="fa-IR"/>
        </w:rPr>
        <w:t xml:space="preserve"> انتخاب میشوند که گفتیم: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091"/>
        <w:gridCol w:w="2091"/>
      </w:tblGrid>
      <w:tr w:rsidR="00135426" w:rsidRPr="00FC38A6" w14:paraId="2121181B" w14:textId="77777777" w:rsidTr="00135426">
        <w:trPr>
          <w:trHeight w:val="292"/>
          <w:jc w:val="right"/>
        </w:trPr>
        <w:tc>
          <w:tcPr>
            <w:tcW w:w="2091" w:type="dxa"/>
          </w:tcPr>
          <w:p w14:paraId="444E51DA" w14:textId="468A722C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Fonts w:ascii="Calibri" w:hAnsi="Calibri" w:cs="Calibri"/>
                <w:i/>
                <w:lang w:bidi="fa-IR"/>
              </w:rPr>
              <w:t>Input of register</w:t>
            </w:r>
          </w:p>
        </w:tc>
        <w:tc>
          <w:tcPr>
            <w:tcW w:w="2091" w:type="dxa"/>
          </w:tcPr>
          <w:p w14:paraId="0BA702BF" w14:textId="5111AABE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i/>
                <w:lang w:bidi="fa-IR"/>
              </w:rPr>
            </w:pPr>
            <w:r w:rsidRPr="00FC38A6">
              <w:rPr>
                <w:rFonts w:ascii="Calibri" w:hAnsi="Calibri" w:cs="Calibri"/>
                <w:i/>
                <w:lang w:bidi="fa-IR"/>
              </w:rPr>
              <w:t>Select</w:t>
            </w:r>
          </w:p>
        </w:tc>
      </w:tr>
      <w:tr w:rsidR="00135426" w:rsidRPr="00FC38A6" w14:paraId="4E2E4200" w14:textId="77777777" w:rsidTr="00135426">
        <w:trPr>
          <w:trHeight w:val="292"/>
          <w:jc w:val="right"/>
        </w:trPr>
        <w:tc>
          <w:tcPr>
            <w:tcW w:w="2091" w:type="dxa"/>
          </w:tcPr>
          <w:p w14:paraId="4B7446A3" w14:textId="1AB5A6F6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Fonts w:ascii="Calibri" w:hAnsi="Calibri" w:cs="Calibri"/>
                <w:i/>
                <w:lang w:bidi="fa-IR"/>
              </w:rPr>
              <w:t>D</w:t>
            </w:r>
          </w:p>
        </w:tc>
        <w:tc>
          <w:tcPr>
            <w:tcW w:w="2091" w:type="dxa"/>
          </w:tcPr>
          <w:p w14:paraId="46C6A82B" w14:textId="7F9227F7" w:rsidR="00135426" w:rsidRPr="00FC38A6" w:rsidRDefault="00000000" w:rsidP="00135426">
            <w:pPr>
              <w:bidi/>
              <w:jc w:val="center"/>
              <w:rPr>
                <w:rFonts w:ascii="Calibri" w:hAnsi="Calibri" w:cs="Calibri"/>
                <w:i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lang w:bidi="fa-IR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Calibri"/>
                        <w:lang w:bidi="fa-IR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libri"/>
                    <w:lang w:bidi="fa-IR"/>
                  </w:rPr>
                  <m:t>=0</m:t>
                </m:r>
              </m:oMath>
            </m:oMathPara>
          </w:p>
        </w:tc>
      </w:tr>
      <w:tr w:rsidR="00135426" w:rsidRPr="00FC38A6" w14:paraId="32BD2255" w14:textId="77777777" w:rsidTr="00135426">
        <w:trPr>
          <w:trHeight w:val="303"/>
          <w:jc w:val="right"/>
        </w:trPr>
        <w:tc>
          <w:tcPr>
            <w:tcW w:w="2091" w:type="dxa"/>
          </w:tcPr>
          <w:p w14:paraId="0DA67890" w14:textId="45D2E357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Fonts w:ascii="Calibri" w:hAnsi="Calibri" w:cs="Calibri"/>
                <w:i/>
                <w:lang w:bidi="fa-IR"/>
              </w:rPr>
              <w:t>F</w:t>
            </w:r>
          </w:p>
        </w:tc>
        <w:tc>
          <w:tcPr>
            <w:tcW w:w="2091" w:type="dxa"/>
          </w:tcPr>
          <w:p w14:paraId="466BDAFE" w14:textId="18C308F1" w:rsidR="00135426" w:rsidRPr="00FC38A6" w:rsidRDefault="00000000" w:rsidP="00135426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lang w:bidi="fa-IR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Calibri"/>
                        <w:lang w:bidi="fa-IR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libri"/>
                    <w:lang w:bidi="fa-IR"/>
                  </w:rPr>
                  <m:t>=1</m:t>
                </m:r>
              </m:oMath>
            </m:oMathPara>
          </w:p>
        </w:tc>
      </w:tr>
      <w:tr w:rsidR="00135426" w:rsidRPr="00FC38A6" w14:paraId="2B7A70FF" w14:textId="77777777" w:rsidTr="00135426">
        <w:trPr>
          <w:trHeight w:val="292"/>
          <w:jc w:val="right"/>
        </w:trPr>
        <w:tc>
          <w:tcPr>
            <w:tcW w:w="2091" w:type="dxa"/>
          </w:tcPr>
          <w:p w14:paraId="1CDAEB7A" w14:textId="46684E62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Fonts w:ascii="Calibri" w:hAnsi="Calibri" w:cs="Calibri"/>
                <w:i/>
                <w:lang w:bidi="fa-IR"/>
              </w:rPr>
              <w:t>B</w:t>
            </w:r>
          </w:p>
        </w:tc>
        <w:tc>
          <w:tcPr>
            <w:tcW w:w="2091" w:type="dxa"/>
          </w:tcPr>
          <w:p w14:paraId="15885D92" w14:textId="0B5270EF" w:rsidR="00135426" w:rsidRPr="00FC38A6" w:rsidRDefault="00000000" w:rsidP="00135426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lang w:bidi="fa-IR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Calibri"/>
                        <w:lang w:bidi="fa-IR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libri"/>
                    <w:lang w:bidi="fa-IR"/>
                  </w:rPr>
                  <m:t>=0</m:t>
                </m:r>
              </m:oMath>
            </m:oMathPara>
          </w:p>
        </w:tc>
      </w:tr>
      <w:tr w:rsidR="00135426" w:rsidRPr="00FC38A6" w14:paraId="65EDA3E5" w14:textId="77777777" w:rsidTr="00135426">
        <w:trPr>
          <w:trHeight w:val="303"/>
          <w:jc w:val="right"/>
        </w:trPr>
        <w:tc>
          <w:tcPr>
            <w:tcW w:w="2091" w:type="dxa"/>
          </w:tcPr>
          <w:p w14:paraId="134DC101" w14:textId="2A93CDE9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Fonts w:ascii="Calibri" w:hAnsi="Calibri" w:cs="Calibri"/>
                <w:i/>
                <w:lang w:bidi="fa-IR"/>
              </w:rPr>
              <w:t>D</w:t>
            </w:r>
          </w:p>
        </w:tc>
        <w:tc>
          <w:tcPr>
            <w:tcW w:w="2091" w:type="dxa"/>
          </w:tcPr>
          <w:p w14:paraId="28F1F917" w14:textId="29164138" w:rsidR="00135426" w:rsidRPr="00FC38A6" w:rsidRDefault="00000000" w:rsidP="00135426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lang w:bidi="fa-IR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Calibri"/>
                        <w:lang w:bidi="fa-IR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libri"/>
                    <w:lang w:bidi="fa-IR"/>
                  </w:rPr>
                  <m:t>=1</m:t>
                </m:r>
              </m:oMath>
            </m:oMathPara>
          </w:p>
        </w:tc>
      </w:tr>
    </w:tbl>
    <w:p w14:paraId="69EBFB0F" w14:textId="20F7CEF0" w:rsidR="00135426" w:rsidRPr="00FC38A6" w:rsidRDefault="00135426" w:rsidP="00135426">
      <w:pPr>
        <w:bidi/>
        <w:rPr>
          <w:rFonts w:ascii="Calibri" w:eastAsiaTheme="minorEastAsia" w:hAnsi="Calibri" w:cs="Calibri"/>
          <w:i/>
          <w:rtl/>
          <w:lang w:bidi="fa-IR"/>
        </w:rPr>
      </w:pPr>
      <w:r w:rsidRPr="00FC38A6">
        <w:rPr>
          <w:rFonts w:ascii="Calibri" w:hAnsi="Calibri" w:cs="Calibri"/>
          <w:i/>
          <w:rtl/>
          <w:lang w:bidi="fa-IR"/>
        </w:rPr>
        <w:t xml:space="preserve">طریقه ی </w:t>
      </w:r>
      <m:oMath>
        <m:r>
          <w:rPr>
            <w:rFonts w:ascii="Cambria Math" w:hAnsi="Cambria Math" w:cs="Calibri"/>
            <w:lang w:bidi="fa-IR"/>
          </w:rPr>
          <m:t xml:space="preserve">feedback </m:t>
        </m:r>
      </m:oMath>
      <w:r w:rsidRPr="00FC38A6">
        <w:rPr>
          <w:rFonts w:ascii="Calibri" w:eastAsiaTheme="minorEastAsia" w:hAnsi="Calibri" w:cs="Calibri"/>
          <w:i/>
          <w:rtl/>
          <w:lang w:bidi="fa-IR"/>
        </w:rPr>
        <w:t xml:space="preserve"> در مدار:</w:t>
      </w:r>
    </w:p>
    <w:p w14:paraId="3D800261" w14:textId="1A75F18E" w:rsidR="00135426" w:rsidRPr="00FC38A6" w:rsidRDefault="00135426" w:rsidP="00135426">
      <w:pPr>
        <w:bidi/>
        <w:rPr>
          <w:rFonts w:ascii="Calibri" w:eastAsiaTheme="minorEastAsia" w:hAnsi="Calibri" w:cs="Calibri"/>
          <w:i/>
          <w:rtl/>
          <w:lang w:bidi="fa-IR"/>
        </w:rPr>
      </w:pPr>
      <w:r w:rsidRPr="00FC38A6">
        <w:rPr>
          <w:rFonts w:ascii="Calibri" w:eastAsiaTheme="minorEastAsia" w:hAnsi="Calibri" w:cs="Calibri"/>
          <w:i/>
          <w:rtl/>
          <w:lang w:bidi="fa-IR"/>
        </w:rPr>
        <w:t xml:space="preserve">خروجی </w:t>
      </w:r>
      <m:oMath>
        <m:r>
          <w:rPr>
            <w:rFonts w:ascii="Cambria Math" w:eastAsiaTheme="minorEastAsia" w:hAnsi="Cambria Math" w:cs="Calibri"/>
            <w:lang w:bidi="fa-IR"/>
          </w:rPr>
          <m:t>ALU</m:t>
        </m:r>
      </m:oMath>
      <w:r w:rsidRPr="00FC38A6">
        <w:rPr>
          <w:rFonts w:ascii="Calibri" w:eastAsiaTheme="minorEastAsia" w:hAnsi="Calibri" w:cs="Calibri"/>
          <w:i/>
          <w:rtl/>
          <w:lang w:bidi="fa-IR"/>
        </w:rPr>
        <w:t xml:space="preserve"> یعنی همان </w:t>
      </w:r>
      <m:oMath>
        <m:r>
          <w:rPr>
            <w:rFonts w:ascii="Cambria Math" w:eastAsiaTheme="minorEastAsia" w:hAnsi="Cambria Math" w:cs="Calibri"/>
            <w:lang w:bidi="fa-IR"/>
          </w:rPr>
          <m:t>F</m:t>
        </m:r>
      </m:oMath>
      <w:r w:rsidRPr="00FC38A6">
        <w:rPr>
          <w:rFonts w:ascii="Calibri" w:eastAsiaTheme="minorEastAsia" w:hAnsi="Calibri" w:cs="Calibri"/>
          <w:i/>
          <w:rtl/>
          <w:lang w:bidi="fa-IR"/>
        </w:rPr>
        <w:t xml:space="preserve"> به ورودی </w:t>
      </w:r>
      <m:oMath>
        <m:r>
          <w:rPr>
            <w:rFonts w:ascii="Cambria Math" w:eastAsiaTheme="minorEastAsia" w:hAnsi="Cambria Math" w:cs="Calibri"/>
            <w:lang w:bidi="fa-IR"/>
          </w:rPr>
          <m:t>MUX</m:t>
        </m:r>
      </m:oMath>
      <w:r w:rsidRPr="00FC38A6">
        <w:rPr>
          <w:rFonts w:ascii="Calibri" w:eastAsiaTheme="minorEastAsia" w:hAnsi="Calibri" w:cs="Calibri"/>
          <w:i/>
          <w:rtl/>
          <w:lang w:bidi="fa-IR"/>
        </w:rPr>
        <w:t xml:space="preserve"> مربوط به </w:t>
      </w:r>
      <m:oMath>
        <m:r>
          <w:rPr>
            <w:rFonts w:ascii="Cambria Math" w:eastAsiaTheme="minorEastAsia" w:hAnsi="Cambria Math" w:cs="Calibri"/>
            <w:lang w:bidi="fa-IR"/>
          </w:rPr>
          <m:t>Register A</m:t>
        </m:r>
      </m:oMath>
      <w:r w:rsidRPr="00FC38A6">
        <w:rPr>
          <w:rFonts w:ascii="Calibri" w:eastAsiaTheme="minorEastAsia" w:hAnsi="Calibri" w:cs="Calibri"/>
          <w:i/>
          <w:rtl/>
          <w:lang w:bidi="fa-IR"/>
        </w:rPr>
        <w:t xml:space="preserve"> بازگردانده شده است بنابراین:</w:t>
      </w:r>
    </w:p>
    <w:p w14:paraId="5C5CB4AD" w14:textId="49A44EA8" w:rsidR="00135426" w:rsidRPr="00FC38A6" w:rsidRDefault="00135426" w:rsidP="00135426">
      <w:pPr>
        <w:bidi/>
        <w:rPr>
          <w:rFonts w:ascii="Calibri" w:eastAsiaTheme="minorEastAsia" w:hAnsi="Calibri" w:cs="Calibri"/>
          <w:i/>
          <w:lang w:bidi="fa-IR"/>
        </w:rPr>
      </w:pPr>
      <m:oMathPara>
        <m:oMath>
          <m:r>
            <w:rPr>
              <w:rFonts w:ascii="Cambria Math" w:hAnsi="Cambria Math" w:cs="Calibri"/>
              <w:lang w:bidi="fa-IR"/>
            </w:rPr>
            <m:t>ALU→F→MUX A→Register A</m:t>
          </m:r>
        </m:oMath>
      </m:oMathPara>
    </w:p>
    <w:p w14:paraId="4BE56B5D" w14:textId="1130DC09" w:rsidR="00135426" w:rsidRPr="00FC38A6" w:rsidRDefault="00135426" w:rsidP="00135426">
      <w:pPr>
        <w:bidi/>
        <w:rPr>
          <w:rFonts w:ascii="Calibri" w:eastAsiaTheme="minorEastAsia" w:hAnsi="Calibri" w:cs="Calibri"/>
          <w:i/>
          <w:rtl/>
          <w:lang w:bidi="fa-IR"/>
        </w:rPr>
      </w:pPr>
      <w:r w:rsidRPr="00FC38A6">
        <w:rPr>
          <w:rFonts w:ascii="Calibri" w:eastAsiaTheme="minorEastAsia" w:hAnsi="Calibri" w:cs="Calibri"/>
          <w:i/>
          <w:rtl/>
          <w:lang w:bidi="fa-IR"/>
        </w:rPr>
        <w:t xml:space="preserve">خروجی </w:t>
      </w:r>
      <m:oMath>
        <m:r>
          <w:rPr>
            <w:rFonts w:ascii="Cambria Math" w:eastAsiaTheme="minorEastAsia" w:hAnsi="Cambria Math" w:cs="Calibri"/>
            <w:lang w:bidi="fa-IR"/>
          </w:rPr>
          <m:t>Register B</m:t>
        </m:r>
      </m:oMath>
      <w:r w:rsidRPr="00FC38A6">
        <w:rPr>
          <w:rFonts w:ascii="Calibri" w:eastAsiaTheme="minorEastAsia" w:hAnsi="Calibri" w:cs="Calibri"/>
          <w:i/>
          <w:rtl/>
          <w:lang w:bidi="fa-IR"/>
        </w:rPr>
        <w:t xml:space="preserve"> به ورودی </w:t>
      </w:r>
      <m:oMath>
        <m:r>
          <w:rPr>
            <w:rFonts w:ascii="Cambria Math" w:eastAsiaTheme="minorEastAsia" w:hAnsi="Cambria Math" w:cs="Calibri"/>
            <w:lang w:bidi="fa-IR"/>
          </w:rPr>
          <m:t>MUX</m:t>
        </m:r>
      </m:oMath>
      <w:r w:rsidRPr="00FC38A6">
        <w:rPr>
          <w:rFonts w:ascii="Calibri" w:eastAsiaTheme="minorEastAsia" w:hAnsi="Calibri" w:cs="Calibri"/>
          <w:i/>
          <w:rtl/>
          <w:lang w:bidi="fa-IR"/>
        </w:rPr>
        <w:t xml:space="preserve"> خودش بازگردانده شده بنابراین:</w:t>
      </w:r>
    </w:p>
    <w:p w14:paraId="2C332856" w14:textId="3790E717" w:rsidR="00135426" w:rsidRPr="00FC38A6" w:rsidRDefault="00135426" w:rsidP="00135426">
      <w:pPr>
        <w:bidi/>
        <w:rPr>
          <w:rFonts w:ascii="Calibri" w:eastAsiaTheme="minorEastAsia" w:hAnsi="Calibri" w:cs="Calibri"/>
          <w:i/>
          <w:lang w:bidi="fa-IR"/>
        </w:rPr>
      </w:pPr>
      <m:oMathPara>
        <m:oMath>
          <m:r>
            <w:rPr>
              <w:rFonts w:ascii="Cambria Math" w:eastAsiaTheme="minorEastAsia" w:hAnsi="Cambria Math" w:cs="Calibri"/>
              <w:lang w:bidi="fa-IR"/>
            </w:rPr>
            <m:t>Register B→MUX B→Register B</m:t>
          </m:r>
        </m:oMath>
      </m:oMathPara>
    </w:p>
    <w:p w14:paraId="2AF3ACB0" w14:textId="0D00F071" w:rsidR="00135426" w:rsidRPr="00FC38A6" w:rsidRDefault="00135426" w:rsidP="00135426">
      <w:pPr>
        <w:bidi/>
        <w:rPr>
          <w:rFonts w:ascii="Calibri" w:eastAsiaTheme="minorEastAsia" w:hAnsi="Calibri" w:cs="Calibri"/>
          <w:i/>
          <w:rtl/>
          <w:lang w:bidi="fa-IR"/>
        </w:rPr>
      </w:pPr>
      <w:r w:rsidRPr="00FC38A6">
        <w:rPr>
          <w:rFonts w:ascii="Calibri" w:eastAsiaTheme="minorEastAsia" w:hAnsi="Calibri" w:cs="Calibri"/>
          <w:i/>
          <w:rtl/>
          <w:lang w:bidi="fa-IR"/>
        </w:rPr>
        <w:t xml:space="preserve">این </w:t>
      </w:r>
      <m:oMath>
        <m:r>
          <w:rPr>
            <w:rFonts w:ascii="Cambria Math" w:eastAsiaTheme="minorEastAsia" w:hAnsi="Cambria Math" w:cs="Calibri"/>
            <w:lang w:bidi="fa-IR"/>
          </w:rPr>
          <m:t>feedback</m:t>
        </m:r>
      </m:oMath>
      <w:r w:rsidRPr="00FC38A6">
        <w:rPr>
          <w:rFonts w:ascii="Calibri" w:eastAsiaTheme="minorEastAsia" w:hAnsi="Calibri" w:cs="Calibri"/>
          <w:i/>
          <w:rtl/>
          <w:lang w:bidi="fa-IR"/>
        </w:rPr>
        <w:t xml:space="preserve"> باعث می شوند زمان هایی که قرار نیست </w:t>
      </w:r>
      <m:oMath>
        <m:r>
          <w:rPr>
            <w:rFonts w:ascii="Cambria Math" w:eastAsiaTheme="minorEastAsia" w:hAnsi="Cambria Math" w:cs="Calibri"/>
            <w:lang w:bidi="fa-IR"/>
          </w:rPr>
          <m:t>B</m:t>
        </m:r>
      </m:oMath>
      <w:r w:rsidRPr="00FC38A6">
        <w:rPr>
          <w:rFonts w:ascii="Calibri" w:eastAsiaTheme="minorEastAsia" w:hAnsi="Calibri" w:cs="Calibri"/>
          <w:i/>
          <w:rtl/>
          <w:lang w:bidi="fa-IR"/>
        </w:rPr>
        <w:t xml:space="preserve"> تغییر کند، مقدار قبلی آن حفظ شود.</w:t>
      </w:r>
    </w:p>
    <w:p w14:paraId="539AEE2C" w14:textId="77777777" w:rsidR="00135426" w:rsidRPr="00FC38A6" w:rsidRDefault="00135426" w:rsidP="00135426">
      <w:pPr>
        <w:bidi/>
        <w:rPr>
          <w:rFonts w:ascii="Calibri" w:eastAsiaTheme="minorEastAsia" w:hAnsi="Calibri" w:cs="Calibri"/>
          <w:i/>
          <w:rtl/>
          <w:lang w:bidi="fa-IR"/>
        </w:rPr>
      </w:pPr>
    </w:p>
    <w:p w14:paraId="6AC52DB0" w14:textId="77777777" w:rsidR="00135426" w:rsidRPr="00FC38A6" w:rsidRDefault="00135426" w:rsidP="00135426">
      <w:pPr>
        <w:bidi/>
        <w:rPr>
          <w:rFonts w:ascii="Calibri" w:eastAsiaTheme="minorEastAsia" w:hAnsi="Calibri" w:cs="Calibri"/>
          <w:i/>
          <w:rtl/>
          <w:lang w:bidi="fa-IR"/>
        </w:rPr>
      </w:pPr>
    </w:p>
    <w:p w14:paraId="464E1E01" w14:textId="71A6A081" w:rsidR="00135426" w:rsidRPr="00FC38A6" w:rsidRDefault="00135426" w:rsidP="00135426">
      <w:pPr>
        <w:pStyle w:val="Heading3"/>
        <w:numPr>
          <w:ilvl w:val="1"/>
          <w:numId w:val="3"/>
        </w:numPr>
        <w:bidi/>
        <w:rPr>
          <w:rFonts w:ascii="Calibri" w:eastAsiaTheme="minorEastAsia" w:hAnsi="Calibri" w:cs="Calibri"/>
          <w:rtl/>
          <w:lang w:bidi="fa-IR"/>
        </w:rPr>
      </w:pPr>
      <w:r w:rsidRPr="00FC38A6">
        <w:rPr>
          <w:rFonts w:ascii="Calibri" w:eastAsiaTheme="minorEastAsia" w:hAnsi="Calibri" w:cs="Calibri"/>
          <w:rtl/>
          <w:lang w:bidi="fa-IR"/>
        </w:rPr>
        <w:t>جدول خواسته شده ی آزمایش: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</w:tblGrid>
      <w:tr w:rsidR="00135426" w:rsidRPr="00FC38A6" w14:paraId="4924EE80" w14:textId="77777777" w:rsidTr="00135426">
        <w:trPr>
          <w:trHeight w:val="296"/>
          <w:jc w:val="center"/>
        </w:trPr>
        <w:tc>
          <w:tcPr>
            <w:tcW w:w="1559" w:type="dxa"/>
            <w:vAlign w:val="center"/>
          </w:tcPr>
          <w:p w14:paraId="501F3051" w14:textId="1C7271A2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M2</w:t>
            </w:r>
          </w:p>
        </w:tc>
        <w:tc>
          <w:tcPr>
            <w:tcW w:w="1559" w:type="dxa"/>
            <w:vAlign w:val="center"/>
          </w:tcPr>
          <w:p w14:paraId="578D61A6" w14:textId="6D7E041B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M1</w:t>
            </w:r>
          </w:p>
        </w:tc>
        <w:tc>
          <w:tcPr>
            <w:tcW w:w="1559" w:type="dxa"/>
            <w:vAlign w:val="center"/>
          </w:tcPr>
          <w:p w14:paraId="65E80F6B" w14:textId="16706441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M0</w:t>
            </w:r>
          </w:p>
        </w:tc>
        <w:tc>
          <w:tcPr>
            <w:tcW w:w="1559" w:type="dxa"/>
            <w:vAlign w:val="center"/>
          </w:tcPr>
          <w:p w14:paraId="12A46E37" w14:textId="70C2C4C9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Operation</w:t>
            </w:r>
          </w:p>
        </w:tc>
      </w:tr>
      <w:tr w:rsidR="00135426" w:rsidRPr="00FC38A6" w14:paraId="4A987944" w14:textId="77777777" w:rsidTr="00135426">
        <w:trPr>
          <w:trHeight w:val="234"/>
          <w:jc w:val="center"/>
        </w:trPr>
        <w:tc>
          <w:tcPr>
            <w:tcW w:w="1559" w:type="dxa"/>
            <w:vAlign w:val="center"/>
          </w:tcPr>
          <w:p w14:paraId="28DE7905" w14:textId="7B04558B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559" w:type="dxa"/>
            <w:vAlign w:val="center"/>
          </w:tcPr>
          <w:p w14:paraId="79D58A75" w14:textId="70529F84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559" w:type="dxa"/>
            <w:vAlign w:val="center"/>
          </w:tcPr>
          <w:p w14:paraId="102D9BF3" w14:textId="2CBE8C0E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559" w:type="dxa"/>
            <w:vAlign w:val="center"/>
          </w:tcPr>
          <w:p w14:paraId="40C46D0E" w14:textId="250FCDBA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A ← D</w:t>
            </w:r>
          </w:p>
        </w:tc>
      </w:tr>
      <w:tr w:rsidR="00135426" w:rsidRPr="00FC38A6" w14:paraId="4FF677B6" w14:textId="77777777" w:rsidTr="00135426">
        <w:trPr>
          <w:trHeight w:val="227"/>
          <w:jc w:val="center"/>
        </w:trPr>
        <w:tc>
          <w:tcPr>
            <w:tcW w:w="1559" w:type="dxa"/>
            <w:vAlign w:val="center"/>
          </w:tcPr>
          <w:p w14:paraId="567114F8" w14:textId="6A542DD6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559" w:type="dxa"/>
            <w:vAlign w:val="center"/>
          </w:tcPr>
          <w:p w14:paraId="4B3E642E" w14:textId="3A6F5FB5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559" w:type="dxa"/>
            <w:vAlign w:val="center"/>
          </w:tcPr>
          <w:p w14:paraId="33961CBE" w14:textId="5DB76AFC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559" w:type="dxa"/>
            <w:vAlign w:val="center"/>
          </w:tcPr>
          <w:p w14:paraId="20D96B4F" w14:textId="60902348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B ← D</w:t>
            </w:r>
          </w:p>
        </w:tc>
      </w:tr>
      <w:tr w:rsidR="00135426" w:rsidRPr="00FC38A6" w14:paraId="20D2D342" w14:textId="77777777" w:rsidTr="00135426">
        <w:trPr>
          <w:trHeight w:val="234"/>
          <w:jc w:val="center"/>
        </w:trPr>
        <w:tc>
          <w:tcPr>
            <w:tcW w:w="1559" w:type="dxa"/>
            <w:vAlign w:val="center"/>
          </w:tcPr>
          <w:p w14:paraId="3D5B5BEE" w14:textId="14A663EA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559" w:type="dxa"/>
            <w:vAlign w:val="center"/>
          </w:tcPr>
          <w:p w14:paraId="74E298FE" w14:textId="4E53CAEB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559" w:type="dxa"/>
            <w:vAlign w:val="center"/>
          </w:tcPr>
          <w:p w14:paraId="341438D1" w14:textId="7F9C7B13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559" w:type="dxa"/>
            <w:vAlign w:val="center"/>
          </w:tcPr>
          <w:p w14:paraId="06D47D2D" w14:textId="312A82B6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A ← A</w:t>
            </w:r>
          </w:p>
        </w:tc>
      </w:tr>
      <w:tr w:rsidR="00135426" w:rsidRPr="00FC38A6" w14:paraId="575518CB" w14:textId="77777777" w:rsidTr="00135426">
        <w:trPr>
          <w:trHeight w:val="227"/>
          <w:jc w:val="center"/>
        </w:trPr>
        <w:tc>
          <w:tcPr>
            <w:tcW w:w="1559" w:type="dxa"/>
            <w:vAlign w:val="center"/>
          </w:tcPr>
          <w:p w14:paraId="52FF4F63" w14:textId="46E54EDE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559" w:type="dxa"/>
            <w:vAlign w:val="center"/>
          </w:tcPr>
          <w:p w14:paraId="27955C96" w14:textId="660F70D0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559" w:type="dxa"/>
            <w:vAlign w:val="center"/>
          </w:tcPr>
          <w:p w14:paraId="280DB53E" w14:textId="7967D76A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559" w:type="dxa"/>
            <w:vAlign w:val="center"/>
          </w:tcPr>
          <w:p w14:paraId="30EEE1B1" w14:textId="1FC00761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A ← B</w:t>
            </w:r>
          </w:p>
        </w:tc>
      </w:tr>
      <w:tr w:rsidR="00135426" w:rsidRPr="00FC38A6" w14:paraId="3221A0CD" w14:textId="77777777" w:rsidTr="00135426">
        <w:trPr>
          <w:trHeight w:val="234"/>
          <w:jc w:val="center"/>
        </w:trPr>
        <w:tc>
          <w:tcPr>
            <w:tcW w:w="1559" w:type="dxa"/>
            <w:vAlign w:val="center"/>
          </w:tcPr>
          <w:p w14:paraId="76A5073F" w14:textId="24E7D01C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559" w:type="dxa"/>
            <w:vAlign w:val="center"/>
          </w:tcPr>
          <w:p w14:paraId="3414047B" w14:textId="6C277AAA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559" w:type="dxa"/>
            <w:vAlign w:val="center"/>
          </w:tcPr>
          <w:p w14:paraId="7EFCC19D" w14:textId="4199CA50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559" w:type="dxa"/>
            <w:vAlign w:val="center"/>
          </w:tcPr>
          <w:p w14:paraId="419CA98F" w14:textId="43F330F6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A ← 0</w:t>
            </w:r>
          </w:p>
        </w:tc>
      </w:tr>
      <w:tr w:rsidR="00135426" w:rsidRPr="00FC38A6" w14:paraId="7CCF730E" w14:textId="77777777" w:rsidTr="00135426">
        <w:trPr>
          <w:trHeight w:val="227"/>
          <w:jc w:val="center"/>
        </w:trPr>
        <w:tc>
          <w:tcPr>
            <w:tcW w:w="1559" w:type="dxa"/>
            <w:vAlign w:val="center"/>
          </w:tcPr>
          <w:p w14:paraId="4F22A7BF" w14:textId="63AA154C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559" w:type="dxa"/>
            <w:vAlign w:val="center"/>
          </w:tcPr>
          <w:p w14:paraId="7F8A2AF7" w14:textId="0EFFECD7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559" w:type="dxa"/>
            <w:vAlign w:val="center"/>
          </w:tcPr>
          <w:p w14:paraId="729F4B1A" w14:textId="0B2D9A9F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559" w:type="dxa"/>
            <w:vAlign w:val="center"/>
          </w:tcPr>
          <w:p w14:paraId="64110A92" w14:textId="6F91872C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A ← NOT A</w:t>
            </w:r>
          </w:p>
        </w:tc>
      </w:tr>
      <w:tr w:rsidR="00135426" w:rsidRPr="00FC38A6" w14:paraId="304E2A05" w14:textId="77777777" w:rsidTr="00135426">
        <w:trPr>
          <w:trHeight w:val="234"/>
          <w:jc w:val="center"/>
        </w:trPr>
        <w:tc>
          <w:tcPr>
            <w:tcW w:w="1559" w:type="dxa"/>
            <w:vAlign w:val="center"/>
          </w:tcPr>
          <w:p w14:paraId="3D7DCF21" w14:textId="3CFB92C7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559" w:type="dxa"/>
            <w:vAlign w:val="center"/>
          </w:tcPr>
          <w:p w14:paraId="1E800653" w14:textId="1A3AB66F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559" w:type="dxa"/>
            <w:vAlign w:val="center"/>
          </w:tcPr>
          <w:p w14:paraId="307F4FC2" w14:textId="59758781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559" w:type="dxa"/>
            <w:vAlign w:val="center"/>
          </w:tcPr>
          <w:p w14:paraId="1F238265" w14:textId="0CDC4F23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A ← A AND B</w:t>
            </w:r>
          </w:p>
        </w:tc>
      </w:tr>
      <w:tr w:rsidR="00135426" w:rsidRPr="00FC38A6" w14:paraId="638AAB89" w14:textId="77777777" w:rsidTr="00135426">
        <w:trPr>
          <w:trHeight w:val="227"/>
          <w:jc w:val="center"/>
        </w:trPr>
        <w:tc>
          <w:tcPr>
            <w:tcW w:w="1559" w:type="dxa"/>
            <w:vAlign w:val="center"/>
          </w:tcPr>
          <w:p w14:paraId="41AEC6AD" w14:textId="7AD49B12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559" w:type="dxa"/>
            <w:vAlign w:val="center"/>
          </w:tcPr>
          <w:p w14:paraId="6908B1EA" w14:textId="494E0BEE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559" w:type="dxa"/>
            <w:vAlign w:val="center"/>
          </w:tcPr>
          <w:p w14:paraId="0D9E3A66" w14:textId="522C962E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559" w:type="dxa"/>
            <w:vAlign w:val="center"/>
          </w:tcPr>
          <w:p w14:paraId="0A330D1C" w14:textId="138A520F" w:rsidR="00135426" w:rsidRPr="00FC38A6" w:rsidRDefault="00135426" w:rsidP="00135426">
            <w:pPr>
              <w:bidi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A ← A + B</w:t>
            </w:r>
          </w:p>
        </w:tc>
      </w:tr>
    </w:tbl>
    <w:p w14:paraId="5E0A50D7" w14:textId="08ADCB07" w:rsidR="00135426" w:rsidRPr="00FC38A6" w:rsidRDefault="00135426" w:rsidP="00135426">
      <w:pPr>
        <w:pStyle w:val="Heading3"/>
        <w:numPr>
          <w:ilvl w:val="1"/>
          <w:numId w:val="3"/>
        </w:numPr>
        <w:bidi/>
        <w:rPr>
          <w:rFonts w:ascii="Calibri" w:hAnsi="Calibri" w:cs="Calibri"/>
          <w:rtl/>
          <w:lang w:bidi="fa-IR"/>
        </w:rPr>
      </w:pPr>
      <w:r w:rsidRPr="00FC38A6">
        <w:rPr>
          <w:rFonts w:ascii="Calibri" w:hAnsi="Calibri" w:cs="Calibri"/>
          <w:rtl/>
          <w:lang w:bidi="fa-IR"/>
        </w:rPr>
        <w:t xml:space="preserve">جدول </w:t>
      </w:r>
      <w:r w:rsidRPr="00FC38A6">
        <w:rPr>
          <w:rFonts w:ascii="Calibri" w:hAnsi="Calibri" w:cs="Calibri"/>
          <w:lang w:bidi="fa-IR"/>
        </w:rPr>
        <w:t>controller</w:t>
      </w:r>
      <w:r w:rsidRPr="00FC38A6">
        <w:rPr>
          <w:rFonts w:ascii="Calibri" w:hAnsi="Calibri" w:cs="Calibri"/>
          <w:rtl/>
          <w:lang w:bidi="fa-IR"/>
        </w:rPr>
        <w:t xml:space="preserve"> مدار:</w:t>
      </w:r>
    </w:p>
    <w:tbl>
      <w:tblPr>
        <w:tblStyle w:val="TableGrid"/>
        <w:bidiVisual/>
        <w:tblW w:w="9592" w:type="dxa"/>
        <w:jc w:val="center"/>
        <w:tblLook w:val="04A0" w:firstRow="1" w:lastRow="0" w:firstColumn="1" w:lastColumn="0" w:noHBand="0" w:noVBand="1"/>
      </w:tblPr>
      <w:tblGrid>
        <w:gridCol w:w="828"/>
        <w:gridCol w:w="831"/>
        <w:gridCol w:w="831"/>
        <w:gridCol w:w="831"/>
        <w:gridCol w:w="831"/>
        <w:gridCol w:w="832"/>
        <w:gridCol w:w="645"/>
        <w:gridCol w:w="1443"/>
        <w:gridCol w:w="840"/>
        <w:gridCol w:w="840"/>
        <w:gridCol w:w="840"/>
      </w:tblGrid>
      <w:tr w:rsidR="00135426" w:rsidRPr="00FC38A6" w14:paraId="2107876C" w14:textId="77777777" w:rsidTr="00135426">
        <w:trPr>
          <w:trHeight w:val="357"/>
          <w:jc w:val="center"/>
        </w:trPr>
        <w:tc>
          <w:tcPr>
            <w:tcW w:w="828" w:type="dxa"/>
            <w:vAlign w:val="center"/>
          </w:tcPr>
          <w:p w14:paraId="57A21F7A" w14:textId="67CB5DC2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M</w:t>
            </w:r>
          </w:p>
        </w:tc>
        <w:tc>
          <w:tcPr>
            <w:tcW w:w="831" w:type="dxa"/>
            <w:vAlign w:val="center"/>
          </w:tcPr>
          <w:p w14:paraId="019E684F" w14:textId="7FD8D89A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S0</w:t>
            </w:r>
          </w:p>
        </w:tc>
        <w:tc>
          <w:tcPr>
            <w:tcW w:w="831" w:type="dxa"/>
            <w:vAlign w:val="center"/>
          </w:tcPr>
          <w:p w14:paraId="35146223" w14:textId="3CFA9930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S1</w:t>
            </w:r>
          </w:p>
        </w:tc>
        <w:tc>
          <w:tcPr>
            <w:tcW w:w="831" w:type="dxa"/>
            <w:vAlign w:val="center"/>
          </w:tcPr>
          <w:p w14:paraId="6A059E79" w14:textId="74D3890C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S2</w:t>
            </w:r>
          </w:p>
        </w:tc>
        <w:tc>
          <w:tcPr>
            <w:tcW w:w="831" w:type="dxa"/>
            <w:vAlign w:val="center"/>
          </w:tcPr>
          <w:p w14:paraId="749D716A" w14:textId="723D7D8E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S3</w:t>
            </w:r>
          </w:p>
        </w:tc>
        <w:tc>
          <w:tcPr>
            <w:tcW w:w="832" w:type="dxa"/>
            <w:vAlign w:val="center"/>
          </w:tcPr>
          <w:p w14:paraId="5714F5C7" w14:textId="3C069584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SB</w:t>
            </w:r>
          </w:p>
        </w:tc>
        <w:tc>
          <w:tcPr>
            <w:tcW w:w="645" w:type="dxa"/>
            <w:vAlign w:val="center"/>
          </w:tcPr>
          <w:p w14:paraId="5A25C050" w14:textId="63A2B634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SA</w:t>
            </w:r>
          </w:p>
        </w:tc>
        <w:tc>
          <w:tcPr>
            <w:tcW w:w="1443" w:type="dxa"/>
            <w:vAlign w:val="center"/>
          </w:tcPr>
          <w:p w14:paraId="754FA1EA" w14:textId="7434CD24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Operation</w:t>
            </w:r>
          </w:p>
        </w:tc>
        <w:tc>
          <w:tcPr>
            <w:tcW w:w="840" w:type="dxa"/>
            <w:vAlign w:val="center"/>
          </w:tcPr>
          <w:p w14:paraId="0B037A95" w14:textId="28AEDFA2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M0</w:t>
            </w:r>
          </w:p>
        </w:tc>
        <w:tc>
          <w:tcPr>
            <w:tcW w:w="840" w:type="dxa"/>
            <w:vAlign w:val="center"/>
          </w:tcPr>
          <w:p w14:paraId="1F826140" w14:textId="57C5FF93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M1</w:t>
            </w:r>
          </w:p>
        </w:tc>
        <w:tc>
          <w:tcPr>
            <w:tcW w:w="840" w:type="dxa"/>
            <w:vAlign w:val="center"/>
          </w:tcPr>
          <w:p w14:paraId="67D993C9" w14:textId="61EA8D4E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M2</w:t>
            </w:r>
          </w:p>
        </w:tc>
      </w:tr>
      <w:tr w:rsidR="00135426" w:rsidRPr="00FC38A6" w14:paraId="74DCD448" w14:textId="77777777" w:rsidTr="00135426">
        <w:trPr>
          <w:trHeight w:val="413"/>
          <w:jc w:val="center"/>
        </w:trPr>
        <w:tc>
          <w:tcPr>
            <w:tcW w:w="828" w:type="dxa"/>
            <w:vAlign w:val="center"/>
          </w:tcPr>
          <w:p w14:paraId="38E3084F" w14:textId="7E3BE08B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78C2A2E0" w14:textId="5A223453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5DEF65F5" w14:textId="6D3E297E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44274823" w14:textId="04CAC2B5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32074247" w14:textId="719C5E03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2" w:type="dxa"/>
            <w:vAlign w:val="center"/>
          </w:tcPr>
          <w:p w14:paraId="5B867648" w14:textId="16CF8524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645" w:type="dxa"/>
            <w:vAlign w:val="center"/>
          </w:tcPr>
          <w:p w14:paraId="507495DA" w14:textId="323366DC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443" w:type="dxa"/>
            <w:vAlign w:val="center"/>
          </w:tcPr>
          <w:p w14:paraId="23A5A30A" w14:textId="78FDC2E9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A ← D</w:t>
            </w:r>
          </w:p>
        </w:tc>
        <w:tc>
          <w:tcPr>
            <w:tcW w:w="840" w:type="dxa"/>
            <w:vAlign w:val="center"/>
          </w:tcPr>
          <w:p w14:paraId="246C7E1E" w14:textId="3A2B5F4E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840" w:type="dxa"/>
            <w:vAlign w:val="center"/>
          </w:tcPr>
          <w:p w14:paraId="712F0350" w14:textId="2CF3F427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840" w:type="dxa"/>
            <w:vAlign w:val="center"/>
          </w:tcPr>
          <w:p w14:paraId="339EF9AB" w14:textId="25EA3437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</w:tr>
      <w:tr w:rsidR="00135426" w:rsidRPr="00FC38A6" w14:paraId="58B75B7F" w14:textId="77777777" w:rsidTr="00135426">
        <w:trPr>
          <w:trHeight w:val="298"/>
          <w:jc w:val="center"/>
        </w:trPr>
        <w:tc>
          <w:tcPr>
            <w:tcW w:w="828" w:type="dxa"/>
            <w:vAlign w:val="center"/>
          </w:tcPr>
          <w:p w14:paraId="56C8D314" w14:textId="24E1F6BA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71568918" w14:textId="0BC301C2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1FD64DF7" w14:textId="53272E31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7B79B419" w14:textId="2123E8EA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06FF2C34" w14:textId="79AB2E0C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2" w:type="dxa"/>
            <w:vAlign w:val="center"/>
          </w:tcPr>
          <w:p w14:paraId="064F89F5" w14:textId="371288C8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645" w:type="dxa"/>
            <w:vAlign w:val="center"/>
          </w:tcPr>
          <w:p w14:paraId="346C1EEC" w14:textId="5D163566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443" w:type="dxa"/>
            <w:vAlign w:val="center"/>
          </w:tcPr>
          <w:p w14:paraId="32EB0FF0" w14:textId="380B749B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B ← D</w:t>
            </w:r>
          </w:p>
        </w:tc>
        <w:tc>
          <w:tcPr>
            <w:tcW w:w="840" w:type="dxa"/>
            <w:vAlign w:val="center"/>
          </w:tcPr>
          <w:p w14:paraId="7ECF399C" w14:textId="2A851D06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40" w:type="dxa"/>
            <w:vAlign w:val="center"/>
          </w:tcPr>
          <w:p w14:paraId="6EE20430" w14:textId="4FB74A4B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840" w:type="dxa"/>
            <w:vAlign w:val="center"/>
          </w:tcPr>
          <w:p w14:paraId="6FC7A2A4" w14:textId="45A9F44A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</w:tr>
      <w:tr w:rsidR="00135426" w:rsidRPr="00FC38A6" w14:paraId="4B143B85" w14:textId="77777777" w:rsidTr="00135426">
        <w:trPr>
          <w:trHeight w:val="298"/>
          <w:jc w:val="center"/>
        </w:trPr>
        <w:tc>
          <w:tcPr>
            <w:tcW w:w="828" w:type="dxa"/>
            <w:vAlign w:val="center"/>
          </w:tcPr>
          <w:p w14:paraId="0D3E02F6" w14:textId="240D9AF1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1F045975" w14:textId="38FDE425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04E898ED" w14:textId="7F263C0D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6A3F7125" w14:textId="78DAAC0A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1EE4895C" w14:textId="7806FC6E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2" w:type="dxa"/>
            <w:vAlign w:val="center"/>
          </w:tcPr>
          <w:p w14:paraId="40765DFF" w14:textId="3F0F1174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645" w:type="dxa"/>
            <w:vAlign w:val="center"/>
          </w:tcPr>
          <w:p w14:paraId="1800D5BB" w14:textId="401D74F8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443" w:type="dxa"/>
            <w:vAlign w:val="center"/>
          </w:tcPr>
          <w:p w14:paraId="73143575" w14:textId="451D222A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A ← A</w:t>
            </w:r>
          </w:p>
        </w:tc>
        <w:tc>
          <w:tcPr>
            <w:tcW w:w="840" w:type="dxa"/>
            <w:vAlign w:val="center"/>
          </w:tcPr>
          <w:p w14:paraId="6953B121" w14:textId="09B47775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840" w:type="dxa"/>
            <w:vAlign w:val="center"/>
          </w:tcPr>
          <w:p w14:paraId="4ABF20EB" w14:textId="6B5780F1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40" w:type="dxa"/>
            <w:vAlign w:val="center"/>
          </w:tcPr>
          <w:p w14:paraId="215EC0B9" w14:textId="16FA9BA8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</w:tr>
      <w:tr w:rsidR="00135426" w:rsidRPr="00FC38A6" w14:paraId="671F6FBE" w14:textId="77777777" w:rsidTr="00135426">
        <w:trPr>
          <w:trHeight w:val="298"/>
          <w:jc w:val="center"/>
        </w:trPr>
        <w:tc>
          <w:tcPr>
            <w:tcW w:w="828" w:type="dxa"/>
            <w:vAlign w:val="center"/>
          </w:tcPr>
          <w:p w14:paraId="623C2DA3" w14:textId="27324A7C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39AFBBA1" w14:textId="4F603157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831" w:type="dxa"/>
            <w:vAlign w:val="center"/>
          </w:tcPr>
          <w:p w14:paraId="25BDDB2B" w14:textId="3851BC95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7F8DC5A0" w14:textId="32BC8223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831" w:type="dxa"/>
            <w:vAlign w:val="center"/>
          </w:tcPr>
          <w:p w14:paraId="7CE3967D" w14:textId="04D942AC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2" w:type="dxa"/>
            <w:vAlign w:val="center"/>
          </w:tcPr>
          <w:p w14:paraId="421133EB" w14:textId="1DDF7EAD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645" w:type="dxa"/>
            <w:vAlign w:val="center"/>
          </w:tcPr>
          <w:p w14:paraId="2901979D" w14:textId="220B838C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443" w:type="dxa"/>
            <w:vAlign w:val="center"/>
          </w:tcPr>
          <w:p w14:paraId="3D222253" w14:textId="2EC25D63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A ← B</w:t>
            </w:r>
          </w:p>
        </w:tc>
        <w:tc>
          <w:tcPr>
            <w:tcW w:w="840" w:type="dxa"/>
            <w:vAlign w:val="center"/>
          </w:tcPr>
          <w:p w14:paraId="618B9E25" w14:textId="71857C66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40" w:type="dxa"/>
            <w:vAlign w:val="center"/>
          </w:tcPr>
          <w:p w14:paraId="443EE308" w14:textId="2902424D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40" w:type="dxa"/>
            <w:vAlign w:val="center"/>
          </w:tcPr>
          <w:p w14:paraId="3B9891D5" w14:textId="56B65784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</w:tr>
      <w:tr w:rsidR="00135426" w:rsidRPr="00FC38A6" w14:paraId="0298DA1B" w14:textId="77777777" w:rsidTr="00135426">
        <w:trPr>
          <w:trHeight w:val="298"/>
          <w:jc w:val="center"/>
        </w:trPr>
        <w:tc>
          <w:tcPr>
            <w:tcW w:w="828" w:type="dxa"/>
            <w:vAlign w:val="center"/>
          </w:tcPr>
          <w:p w14:paraId="3C0EC449" w14:textId="2C485119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1D8CEC74" w14:textId="6D5C065E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4257E001" w14:textId="7E6D3FA0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4039533D" w14:textId="402EEA84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831" w:type="dxa"/>
            <w:vAlign w:val="center"/>
          </w:tcPr>
          <w:p w14:paraId="723B32EF" w14:textId="62E79A80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832" w:type="dxa"/>
            <w:vAlign w:val="center"/>
          </w:tcPr>
          <w:p w14:paraId="641DEA9E" w14:textId="6A1F0474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645" w:type="dxa"/>
            <w:vAlign w:val="center"/>
          </w:tcPr>
          <w:p w14:paraId="6ABE8989" w14:textId="42FABBD2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443" w:type="dxa"/>
            <w:vAlign w:val="center"/>
          </w:tcPr>
          <w:p w14:paraId="2AAF3A51" w14:textId="28042D6C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A ← 0</w:t>
            </w:r>
          </w:p>
        </w:tc>
        <w:tc>
          <w:tcPr>
            <w:tcW w:w="840" w:type="dxa"/>
            <w:vAlign w:val="center"/>
          </w:tcPr>
          <w:p w14:paraId="1F5CFE55" w14:textId="434F62AC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840" w:type="dxa"/>
            <w:vAlign w:val="center"/>
          </w:tcPr>
          <w:p w14:paraId="4D95D29A" w14:textId="5789438A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840" w:type="dxa"/>
            <w:vAlign w:val="center"/>
          </w:tcPr>
          <w:p w14:paraId="07BD41FA" w14:textId="47F0E3EB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</w:tr>
      <w:tr w:rsidR="00135426" w:rsidRPr="00FC38A6" w14:paraId="5EF0F1E7" w14:textId="77777777" w:rsidTr="00135426">
        <w:trPr>
          <w:trHeight w:val="298"/>
          <w:jc w:val="center"/>
        </w:trPr>
        <w:tc>
          <w:tcPr>
            <w:tcW w:w="828" w:type="dxa"/>
            <w:vAlign w:val="center"/>
          </w:tcPr>
          <w:p w14:paraId="3CF3FFD2" w14:textId="7F647F97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77A9F61A" w14:textId="4D7FC029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831" w:type="dxa"/>
            <w:vAlign w:val="center"/>
          </w:tcPr>
          <w:p w14:paraId="4E5339FB" w14:textId="38FBCBEC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831" w:type="dxa"/>
            <w:vAlign w:val="center"/>
          </w:tcPr>
          <w:p w14:paraId="69E439CF" w14:textId="2ECAED35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831" w:type="dxa"/>
            <w:vAlign w:val="center"/>
          </w:tcPr>
          <w:p w14:paraId="738A9C0E" w14:textId="39FAE73E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832" w:type="dxa"/>
            <w:vAlign w:val="center"/>
          </w:tcPr>
          <w:p w14:paraId="2791A778" w14:textId="6985F8F5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645" w:type="dxa"/>
            <w:vAlign w:val="center"/>
          </w:tcPr>
          <w:p w14:paraId="19D26D1B" w14:textId="53ACBB20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443" w:type="dxa"/>
            <w:vAlign w:val="center"/>
          </w:tcPr>
          <w:p w14:paraId="38B0555D" w14:textId="24939896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A ← NOT A</w:t>
            </w:r>
          </w:p>
        </w:tc>
        <w:tc>
          <w:tcPr>
            <w:tcW w:w="840" w:type="dxa"/>
            <w:vAlign w:val="center"/>
          </w:tcPr>
          <w:p w14:paraId="5FC79F3C" w14:textId="4D5183CA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40" w:type="dxa"/>
            <w:vAlign w:val="center"/>
          </w:tcPr>
          <w:p w14:paraId="0834A175" w14:textId="4B39B94B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840" w:type="dxa"/>
            <w:vAlign w:val="center"/>
          </w:tcPr>
          <w:p w14:paraId="6622C51E" w14:textId="00865515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</w:tr>
      <w:tr w:rsidR="00135426" w:rsidRPr="00FC38A6" w14:paraId="316B7E76" w14:textId="77777777" w:rsidTr="00135426">
        <w:trPr>
          <w:trHeight w:val="298"/>
          <w:jc w:val="center"/>
        </w:trPr>
        <w:tc>
          <w:tcPr>
            <w:tcW w:w="828" w:type="dxa"/>
            <w:vAlign w:val="center"/>
          </w:tcPr>
          <w:p w14:paraId="5C7D1B3C" w14:textId="3C7AAA25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468AB15A" w14:textId="6DF26E2B" w:rsidR="00135426" w:rsidRPr="00FC38A6" w:rsidRDefault="0016434A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Fonts w:ascii="Calibri" w:hAnsi="Calibri" w:cs="Calibri"/>
                <w:rtl/>
                <w:lang w:bidi="fa-IR"/>
              </w:rPr>
              <w:t>0</w:t>
            </w:r>
          </w:p>
        </w:tc>
        <w:tc>
          <w:tcPr>
            <w:tcW w:w="831" w:type="dxa"/>
            <w:vAlign w:val="center"/>
          </w:tcPr>
          <w:p w14:paraId="51C29A64" w14:textId="0E258BD4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31A9E038" w14:textId="01FCD64D" w:rsidR="00135426" w:rsidRPr="00FC38A6" w:rsidRDefault="0016434A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  <w:rtl/>
              </w:rPr>
              <w:t>1</w:t>
            </w:r>
          </w:p>
        </w:tc>
        <w:tc>
          <w:tcPr>
            <w:tcW w:w="831" w:type="dxa"/>
            <w:vAlign w:val="center"/>
          </w:tcPr>
          <w:p w14:paraId="5D0BA1C7" w14:textId="1E89336B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2" w:type="dxa"/>
            <w:vAlign w:val="center"/>
          </w:tcPr>
          <w:p w14:paraId="224A3C8A" w14:textId="108657F5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645" w:type="dxa"/>
            <w:vAlign w:val="center"/>
          </w:tcPr>
          <w:p w14:paraId="15014D88" w14:textId="0CE8FB71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443" w:type="dxa"/>
            <w:vAlign w:val="center"/>
          </w:tcPr>
          <w:p w14:paraId="6E081440" w14:textId="6102E2AF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A ← A AND B</w:t>
            </w:r>
          </w:p>
        </w:tc>
        <w:tc>
          <w:tcPr>
            <w:tcW w:w="840" w:type="dxa"/>
            <w:vAlign w:val="center"/>
          </w:tcPr>
          <w:p w14:paraId="46FDBDC8" w14:textId="46BF3C19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840" w:type="dxa"/>
            <w:vAlign w:val="center"/>
          </w:tcPr>
          <w:p w14:paraId="0F66761B" w14:textId="317173D5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40" w:type="dxa"/>
            <w:vAlign w:val="center"/>
          </w:tcPr>
          <w:p w14:paraId="68CD921E" w14:textId="687589AB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</w:tr>
      <w:tr w:rsidR="00135426" w:rsidRPr="00FC38A6" w14:paraId="6DEE9EB5" w14:textId="77777777" w:rsidTr="00135426">
        <w:trPr>
          <w:trHeight w:val="298"/>
          <w:jc w:val="center"/>
        </w:trPr>
        <w:tc>
          <w:tcPr>
            <w:tcW w:w="828" w:type="dxa"/>
            <w:vAlign w:val="center"/>
          </w:tcPr>
          <w:p w14:paraId="03DF4E7C" w14:textId="002F566B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831" w:type="dxa"/>
            <w:vAlign w:val="center"/>
          </w:tcPr>
          <w:p w14:paraId="28D2A7D1" w14:textId="3312EC90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347CBC51" w14:textId="780A11CC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831" w:type="dxa"/>
            <w:vAlign w:val="center"/>
          </w:tcPr>
          <w:p w14:paraId="30513C87" w14:textId="3559C442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1" w:type="dxa"/>
            <w:vAlign w:val="center"/>
          </w:tcPr>
          <w:p w14:paraId="378BDD5C" w14:textId="4FCAE946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32" w:type="dxa"/>
            <w:vAlign w:val="center"/>
          </w:tcPr>
          <w:p w14:paraId="0BB7F5DB" w14:textId="3663FF57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645" w:type="dxa"/>
            <w:vAlign w:val="center"/>
          </w:tcPr>
          <w:p w14:paraId="2B5F8776" w14:textId="35478F70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443" w:type="dxa"/>
            <w:vAlign w:val="center"/>
          </w:tcPr>
          <w:p w14:paraId="0ADC767D" w14:textId="15568592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A ← A + B</w:t>
            </w:r>
          </w:p>
        </w:tc>
        <w:tc>
          <w:tcPr>
            <w:tcW w:w="840" w:type="dxa"/>
            <w:vAlign w:val="center"/>
          </w:tcPr>
          <w:p w14:paraId="46BA4ADD" w14:textId="334EE943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40" w:type="dxa"/>
            <w:vAlign w:val="center"/>
          </w:tcPr>
          <w:p w14:paraId="73D6D5A0" w14:textId="75578428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840" w:type="dxa"/>
            <w:vAlign w:val="center"/>
          </w:tcPr>
          <w:p w14:paraId="13CE570F" w14:textId="3975E40C" w:rsidR="00135426" w:rsidRPr="00FC38A6" w:rsidRDefault="00135426" w:rsidP="00135426">
            <w:pPr>
              <w:bidi/>
              <w:jc w:val="center"/>
              <w:rPr>
                <w:rFonts w:ascii="Calibri" w:hAnsi="Calibri" w:cs="Calibri"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</w:tr>
    </w:tbl>
    <w:p w14:paraId="0B926F01" w14:textId="77777777" w:rsidR="00135426" w:rsidRPr="00FC38A6" w:rsidRDefault="00135426" w:rsidP="00135426">
      <w:pPr>
        <w:bidi/>
        <w:rPr>
          <w:rFonts w:ascii="Calibri" w:hAnsi="Calibri" w:cs="Calibri"/>
          <w:lang w:bidi="fa-IR"/>
        </w:rPr>
      </w:pPr>
    </w:p>
    <w:p w14:paraId="7A400717" w14:textId="2EF7284F" w:rsidR="00AE4DF0" w:rsidRPr="00FC38A6" w:rsidRDefault="00C75030" w:rsidP="00AE4DF0">
      <w:pPr>
        <w:bidi/>
        <w:rPr>
          <w:rFonts w:ascii="Calibri" w:eastAsiaTheme="minorEastAsia" w:hAnsi="Calibri" w:cs="Calibri"/>
          <w:rtl/>
          <w:lang w:bidi="fa-IR"/>
        </w:rPr>
      </w:pPr>
      <w:r w:rsidRPr="00FC38A6">
        <w:rPr>
          <w:rFonts w:ascii="Calibri" w:hAnsi="Calibri" w:cs="Calibri"/>
          <w:rtl/>
          <w:lang w:bidi="fa-IR"/>
        </w:rPr>
        <w:t>ب</w:t>
      </w:r>
      <w:r w:rsidR="00AE4DF0" w:rsidRPr="00FC38A6">
        <w:rPr>
          <w:rFonts w:ascii="Calibri" w:hAnsi="Calibri" w:cs="Calibri"/>
          <w:rtl/>
          <w:lang w:bidi="fa-IR"/>
        </w:rPr>
        <w:t xml:space="preserve">رای مرتب تر و ساده تر شدن مدار </w:t>
      </w:r>
      <w:r w:rsidR="00AE4DF0" w:rsidRPr="00FC38A6">
        <w:rPr>
          <w:rFonts w:ascii="Calibri" w:hAnsi="Calibri" w:cs="Calibri"/>
          <w:lang w:bidi="fa-IR"/>
        </w:rPr>
        <w:t>Controller</w:t>
      </w:r>
      <w:r w:rsidR="00AE4DF0" w:rsidRPr="00FC38A6">
        <w:rPr>
          <w:rFonts w:ascii="Calibri" w:hAnsi="Calibri" w:cs="Calibri"/>
          <w:rtl/>
          <w:lang w:bidi="fa-IR"/>
        </w:rPr>
        <w:t xml:space="preserve"> از </w:t>
      </w:r>
      <w:r w:rsidR="00AE4DF0" w:rsidRPr="00FC38A6">
        <w:rPr>
          <w:rFonts w:ascii="Calibri" w:hAnsi="Calibri" w:cs="Calibri"/>
          <w:lang w:bidi="fa-IR"/>
        </w:rPr>
        <w:t xml:space="preserve">Decoder </w:t>
      </w:r>
      <w:r w:rsidR="00AE4DF0" w:rsidRPr="00FC38A6">
        <w:rPr>
          <w:rFonts w:ascii="Calibri" w:hAnsi="Calibri" w:cs="Calibri"/>
          <w:rtl/>
          <w:lang w:bidi="fa-IR"/>
        </w:rPr>
        <w:t xml:space="preserve"> (</w:t>
      </w:r>
      <m:oMath>
        <m:r>
          <w:rPr>
            <w:rFonts w:ascii="Cambria Math" w:hAnsi="Cambria Math" w:cs="Calibri"/>
            <w:lang w:bidi="fa-IR"/>
          </w:rPr>
          <m:t>74LS138</m:t>
        </m:r>
      </m:oMath>
      <w:r w:rsidR="00AE4DF0" w:rsidRPr="00FC38A6">
        <w:rPr>
          <w:rFonts w:ascii="Calibri" w:hAnsi="Calibri" w:cs="Calibri"/>
          <w:rtl/>
          <w:lang w:bidi="fa-IR"/>
        </w:rPr>
        <w:t xml:space="preserve">) استفاده کردیم. این قطعه یک دیکودر 3 به 8 است که ورودی ها </w:t>
      </w:r>
      <m:oMath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M</m:t>
            </m:r>
          </m:e>
          <m:sub>
            <m:r>
              <w:rPr>
                <w:rFonts w:ascii="Cambria Math" w:hAnsi="Cambria Math" w:cs="Calibri"/>
                <w:lang w:bidi="fa-IR"/>
              </w:rPr>
              <m:t>2</m:t>
            </m:r>
          </m:sub>
        </m:sSub>
        <m:r>
          <w:rPr>
            <w:rFonts w:ascii="Cambria Math" w:hAnsi="Cambria Math" w:cs="Calibri"/>
            <w:lang w:bidi="fa-IR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M</m:t>
            </m:r>
          </m:e>
          <m:sub>
            <m:r>
              <w:rPr>
                <w:rFonts w:ascii="Cambria Math" w:hAnsi="Cambria Math" w:cs="Calibri"/>
                <w:lang w:bidi="fa-IR"/>
              </w:rPr>
              <m:t>1</m:t>
            </m:r>
          </m:sub>
        </m:sSub>
        <m:r>
          <w:rPr>
            <w:rFonts w:ascii="Cambria Math" w:hAnsi="Cambria Math" w:cs="Calibri"/>
            <w:lang w:bidi="fa-IR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M</m:t>
            </m:r>
          </m:e>
          <m:sub>
            <m:r>
              <w:rPr>
                <w:rFonts w:ascii="Cambria Math" w:hAnsi="Cambria Math" w:cs="Calibri"/>
                <w:lang w:bidi="fa-IR"/>
              </w:rPr>
              <m:t>0</m:t>
            </m:r>
          </m:sub>
        </m:sSub>
      </m:oMath>
      <w:r w:rsidR="00AE4DF0" w:rsidRPr="00FC38A6">
        <w:rPr>
          <w:rFonts w:ascii="Calibri" w:eastAsiaTheme="minorEastAsia" w:hAnsi="Calibri" w:cs="Calibri"/>
          <w:rtl/>
          <w:lang w:bidi="fa-IR"/>
        </w:rPr>
        <w:t xml:space="preserve"> هستند و خروجی ها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Y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0</m:t>
            </m:r>
          </m:sub>
        </m:sSub>
        <m:r>
          <w:rPr>
            <w:rFonts w:ascii="Cambria Math" w:eastAsiaTheme="minorEastAsia" w:hAnsi="Cambria Math" w:cs="Calibri"/>
            <w:lang w:bidi="fa-IR"/>
          </w:rPr>
          <m:t>…</m:t>
        </m:r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Y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7</m:t>
            </m:r>
          </m:sub>
        </m:sSub>
      </m:oMath>
      <w:r w:rsidR="00AE4DF0" w:rsidRPr="00FC38A6">
        <w:rPr>
          <w:rFonts w:ascii="Calibri" w:eastAsiaTheme="minorEastAsia" w:hAnsi="Calibri" w:cs="Calibri"/>
          <w:rtl/>
          <w:lang w:bidi="fa-IR"/>
        </w:rPr>
        <w:t xml:space="preserve"> هستند.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41"/>
        <w:gridCol w:w="1641"/>
        <w:gridCol w:w="1642"/>
        <w:gridCol w:w="1642"/>
      </w:tblGrid>
      <w:tr w:rsidR="00AE4DF0" w:rsidRPr="00FC38A6" w14:paraId="7EBB4EAD" w14:textId="77777777" w:rsidTr="00AE4DF0">
        <w:trPr>
          <w:trHeight w:val="275"/>
          <w:jc w:val="center"/>
        </w:trPr>
        <w:tc>
          <w:tcPr>
            <w:tcW w:w="1641" w:type="dxa"/>
            <w:vAlign w:val="center"/>
          </w:tcPr>
          <w:p w14:paraId="3BB16AE9" w14:textId="661FA6AC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Active Output</w:t>
            </w:r>
          </w:p>
        </w:tc>
        <w:tc>
          <w:tcPr>
            <w:tcW w:w="1641" w:type="dxa"/>
            <w:vAlign w:val="center"/>
          </w:tcPr>
          <w:p w14:paraId="205F4D61" w14:textId="6749F238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M0</w:t>
            </w:r>
          </w:p>
        </w:tc>
        <w:tc>
          <w:tcPr>
            <w:tcW w:w="1642" w:type="dxa"/>
            <w:vAlign w:val="center"/>
          </w:tcPr>
          <w:p w14:paraId="032848D3" w14:textId="1ADE311A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M1</w:t>
            </w:r>
          </w:p>
        </w:tc>
        <w:tc>
          <w:tcPr>
            <w:tcW w:w="1642" w:type="dxa"/>
            <w:vAlign w:val="center"/>
          </w:tcPr>
          <w:p w14:paraId="3B7E7E2D" w14:textId="590E755B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Fonts w:ascii="Calibri" w:hAnsi="Calibri" w:cs="Calibri"/>
                <w:b/>
                <w:bCs/>
              </w:rPr>
              <w:t>M2</w:t>
            </w:r>
          </w:p>
        </w:tc>
      </w:tr>
      <w:tr w:rsidR="00AE4DF0" w:rsidRPr="00FC38A6" w14:paraId="5BAE9E63" w14:textId="77777777" w:rsidTr="00AE4DF0">
        <w:trPr>
          <w:trHeight w:val="236"/>
          <w:jc w:val="center"/>
        </w:trPr>
        <w:tc>
          <w:tcPr>
            <w:tcW w:w="1641" w:type="dxa"/>
            <w:vAlign w:val="center"/>
          </w:tcPr>
          <w:p w14:paraId="72C63AE1" w14:textId="1AB905C5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Y0 = 0</w:t>
            </w:r>
          </w:p>
        </w:tc>
        <w:tc>
          <w:tcPr>
            <w:tcW w:w="1641" w:type="dxa"/>
            <w:vAlign w:val="center"/>
          </w:tcPr>
          <w:p w14:paraId="39CDC9A4" w14:textId="471F04A6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642" w:type="dxa"/>
            <w:vAlign w:val="center"/>
          </w:tcPr>
          <w:p w14:paraId="26BD74D1" w14:textId="0C0222FC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642" w:type="dxa"/>
            <w:vAlign w:val="center"/>
          </w:tcPr>
          <w:p w14:paraId="4D374067" w14:textId="4904C662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</w:tr>
      <w:tr w:rsidR="00AE4DF0" w:rsidRPr="00FC38A6" w14:paraId="383F32B9" w14:textId="77777777" w:rsidTr="00AE4DF0">
        <w:trPr>
          <w:trHeight w:val="229"/>
          <w:jc w:val="center"/>
        </w:trPr>
        <w:tc>
          <w:tcPr>
            <w:tcW w:w="1641" w:type="dxa"/>
            <w:vAlign w:val="center"/>
          </w:tcPr>
          <w:p w14:paraId="54FF162D" w14:textId="573B7737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Y1 = 0</w:t>
            </w:r>
          </w:p>
        </w:tc>
        <w:tc>
          <w:tcPr>
            <w:tcW w:w="1641" w:type="dxa"/>
            <w:vAlign w:val="center"/>
          </w:tcPr>
          <w:p w14:paraId="5902B0DC" w14:textId="1F595C1D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642" w:type="dxa"/>
            <w:vAlign w:val="center"/>
          </w:tcPr>
          <w:p w14:paraId="5747D311" w14:textId="422F83ED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642" w:type="dxa"/>
            <w:vAlign w:val="center"/>
          </w:tcPr>
          <w:p w14:paraId="797929A2" w14:textId="33E4E833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</w:tr>
      <w:tr w:rsidR="00AE4DF0" w:rsidRPr="00FC38A6" w14:paraId="5BD01C6B" w14:textId="77777777" w:rsidTr="00AE4DF0">
        <w:trPr>
          <w:trHeight w:val="229"/>
          <w:jc w:val="center"/>
        </w:trPr>
        <w:tc>
          <w:tcPr>
            <w:tcW w:w="1641" w:type="dxa"/>
            <w:vAlign w:val="center"/>
          </w:tcPr>
          <w:p w14:paraId="6B89BB3F" w14:textId="6FACC2D8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Y2 = 0</w:t>
            </w:r>
          </w:p>
        </w:tc>
        <w:tc>
          <w:tcPr>
            <w:tcW w:w="1641" w:type="dxa"/>
            <w:vAlign w:val="center"/>
          </w:tcPr>
          <w:p w14:paraId="1DE14A23" w14:textId="51BBBBE6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642" w:type="dxa"/>
            <w:vAlign w:val="center"/>
          </w:tcPr>
          <w:p w14:paraId="66E5EA11" w14:textId="2A2441E5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642" w:type="dxa"/>
            <w:vAlign w:val="center"/>
          </w:tcPr>
          <w:p w14:paraId="1D5187B6" w14:textId="4C00B1C7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</w:tr>
      <w:tr w:rsidR="00AE4DF0" w:rsidRPr="00FC38A6" w14:paraId="46A6F1F9" w14:textId="77777777" w:rsidTr="00AE4DF0">
        <w:trPr>
          <w:trHeight w:val="229"/>
          <w:jc w:val="center"/>
        </w:trPr>
        <w:tc>
          <w:tcPr>
            <w:tcW w:w="1641" w:type="dxa"/>
            <w:vAlign w:val="center"/>
          </w:tcPr>
          <w:p w14:paraId="59DF23C4" w14:textId="51B0F2FD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Y3 = 0</w:t>
            </w:r>
          </w:p>
        </w:tc>
        <w:tc>
          <w:tcPr>
            <w:tcW w:w="1641" w:type="dxa"/>
            <w:vAlign w:val="center"/>
          </w:tcPr>
          <w:p w14:paraId="606BE972" w14:textId="0C66A9A2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642" w:type="dxa"/>
            <w:vAlign w:val="center"/>
          </w:tcPr>
          <w:p w14:paraId="26E7B30D" w14:textId="59865789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642" w:type="dxa"/>
            <w:vAlign w:val="center"/>
          </w:tcPr>
          <w:p w14:paraId="21CCBE22" w14:textId="11D8F8A4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</w:tr>
      <w:tr w:rsidR="00AE4DF0" w:rsidRPr="00FC38A6" w14:paraId="0D5CE515" w14:textId="77777777" w:rsidTr="00AE4DF0">
        <w:trPr>
          <w:trHeight w:val="229"/>
          <w:jc w:val="center"/>
        </w:trPr>
        <w:tc>
          <w:tcPr>
            <w:tcW w:w="1641" w:type="dxa"/>
            <w:vAlign w:val="center"/>
          </w:tcPr>
          <w:p w14:paraId="0D9DAC36" w14:textId="4BC76533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Y4 = 0</w:t>
            </w:r>
          </w:p>
        </w:tc>
        <w:tc>
          <w:tcPr>
            <w:tcW w:w="1641" w:type="dxa"/>
            <w:vAlign w:val="center"/>
          </w:tcPr>
          <w:p w14:paraId="74E4436B" w14:textId="3B822327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642" w:type="dxa"/>
            <w:vAlign w:val="center"/>
          </w:tcPr>
          <w:p w14:paraId="73FB5BBA" w14:textId="0A8B6FE7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642" w:type="dxa"/>
            <w:vAlign w:val="center"/>
          </w:tcPr>
          <w:p w14:paraId="0CFAD227" w14:textId="2250B781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</w:tr>
      <w:tr w:rsidR="00AE4DF0" w:rsidRPr="00FC38A6" w14:paraId="46A2C17C" w14:textId="77777777" w:rsidTr="00AE4DF0">
        <w:trPr>
          <w:trHeight w:val="229"/>
          <w:jc w:val="center"/>
        </w:trPr>
        <w:tc>
          <w:tcPr>
            <w:tcW w:w="1641" w:type="dxa"/>
            <w:vAlign w:val="center"/>
          </w:tcPr>
          <w:p w14:paraId="3FCD11F9" w14:textId="0D9C8763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Y5 = 0</w:t>
            </w:r>
          </w:p>
        </w:tc>
        <w:tc>
          <w:tcPr>
            <w:tcW w:w="1641" w:type="dxa"/>
            <w:vAlign w:val="center"/>
          </w:tcPr>
          <w:p w14:paraId="393751E7" w14:textId="4902AB4B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642" w:type="dxa"/>
            <w:vAlign w:val="center"/>
          </w:tcPr>
          <w:p w14:paraId="1A4DD998" w14:textId="06723D48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642" w:type="dxa"/>
            <w:vAlign w:val="center"/>
          </w:tcPr>
          <w:p w14:paraId="37A16B6B" w14:textId="67A5AF3F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</w:tr>
      <w:tr w:rsidR="00AE4DF0" w:rsidRPr="00FC38A6" w14:paraId="2B58FD8F" w14:textId="77777777" w:rsidTr="00AE4DF0">
        <w:trPr>
          <w:trHeight w:val="229"/>
          <w:jc w:val="center"/>
        </w:trPr>
        <w:tc>
          <w:tcPr>
            <w:tcW w:w="1641" w:type="dxa"/>
            <w:vAlign w:val="center"/>
          </w:tcPr>
          <w:p w14:paraId="6CE5952D" w14:textId="5A40F7A6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Y6 = 0</w:t>
            </w:r>
          </w:p>
        </w:tc>
        <w:tc>
          <w:tcPr>
            <w:tcW w:w="1641" w:type="dxa"/>
            <w:vAlign w:val="center"/>
          </w:tcPr>
          <w:p w14:paraId="3E98C51A" w14:textId="09698D80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0</w:t>
            </w:r>
          </w:p>
        </w:tc>
        <w:tc>
          <w:tcPr>
            <w:tcW w:w="1642" w:type="dxa"/>
            <w:vAlign w:val="center"/>
          </w:tcPr>
          <w:p w14:paraId="05CE43B3" w14:textId="31661415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642" w:type="dxa"/>
            <w:vAlign w:val="center"/>
          </w:tcPr>
          <w:p w14:paraId="5507E7EB" w14:textId="341D4664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</w:tr>
      <w:tr w:rsidR="00AE4DF0" w:rsidRPr="00FC38A6" w14:paraId="11D9CF51" w14:textId="77777777" w:rsidTr="00AE4DF0">
        <w:trPr>
          <w:trHeight w:val="229"/>
          <w:jc w:val="center"/>
        </w:trPr>
        <w:tc>
          <w:tcPr>
            <w:tcW w:w="1641" w:type="dxa"/>
            <w:vAlign w:val="center"/>
          </w:tcPr>
          <w:p w14:paraId="100432F7" w14:textId="62223F38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Y7 = 0</w:t>
            </w:r>
          </w:p>
        </w:tc>
        <w:tc>
          <w:tcPr>
            <w:tcW w:w="1641" w:type="dxa"/>
            <w:vAlign w:val="center"/>
          </w:tcPr>
          <w:p w14:paraId="0C23E34F" w14:textId="56E03FD4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642" w:type="dxa"/>
            <w:vAlign w:val="center"/>
          </w:tcPr>
          <w:p w14:paraId="57D3FC4E" w14:textId="73FD84D9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  <w:tc>
          <w:tcPr>
            <w:tcW w:w="1642" w:type="dxa"/>
            <w:vAlign w:val="center"/>
          </w:tcPr>
          <w:p w14:paraId="7A83156C" w14:textId="5FDE7B0E" w:rsidR="00AE4DF0" w:rsidRPr="00FC38A6" w:rsidRDefault="00AE4DF0" w:rsidP="00AE4DF0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FC38A6">
              <w:rPr>
                <w:rStyle w:val="HTMLCode"/>
                <w:rFonts w:ascii="Calibri" w:eastAsiaTheme="minorHAnsi" w:hAnsi="Calibri" w:cs="Calibri"/>
              </w:rPr>
              <w:t>1</w:t>
            </w:r>
          </w:p>
        </w:tc>
      </w:tr>
    </w:tbl>
    <w:p w14:paraId="4A887D91" w14:textId="06B96EBA" w:rsidR="00AE4DF0" w:rsidRPr="00FC38A6" w:rsidRDefault="00AE4DF0" w:rsidP="00AE4DF0">
      <w:pPr>
        <w:pStyle w:val="Heading3"/>
        <w:numPr>
          <w:ilvl w:val="1"/>
          <w:numId w:val="3"/>
        </w:numPr>
        <w:bidi/>
        <w:rPr>
          <w:rFonts w:ascii="Calibri" w:hAnsi="Calibri" w:cs="Calibri"/>
          <w:rtl/>
          <w:lang w:bidi="fa-IR"/>
        </w:rPr>
      </w:pPr>
      <w:r w:rsidRPr="00FC38A6">
        <w:rPr>
          <w:rFonts w:ascii="Calibri" w:hAnsi="Calibri" w:cs="Calibri"/>
          <w:rtl/>
          <w:lang w:bidi="fa-IR"/>
        </w:rPr>
        <w:t>خروجی های کنترلر:</w:t>
      </w:r>
    </w:p>
    <w:p w14:paraId="3C9F77B9" w14:textId="0E0D6CAD" w:rsidR="00AE4DF0" w:rsidRPr="00FC38A6" w:rsidRDefault="00AE4DF0" w:rsidP="00AE4DF0">
      <w:pPr>
        <w:bidi/>
        <w:rPr>
          <w:rFonts w:ascii="Calibri" w:eastAsiaTheme="minorEastAsia" w:hAnsi="Calibri" w:cs="Calibri"/>
          <w:rtl/>
          <w:lang w:bidi="fa-IR"/>
        </w:rPr>
      </w:pPr>
      <w:r w:rsidRPr="00FC38A6">
        <w:rPr>
          <w:rFonts w:ascii="Calibri" w:hAnsi="Calibri" w:cs="Calibri"/>
          <w:rtl/>
          <w:lang w:bidi="fa-IR"/>
        </w:rPr>
        <w:t xml:space="preserve">خروجی های کنترلر باید شامل </w:t>
      </w:r>
      <m:oMath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S</m:t>
            </m:r>
          </m:e>
          <m:sub>
            <m:r>
              <w:rPr>
                <w:rFonts w:ascii="Cambria Math" w:hAnsi="Cambria Math" w:cs="Calibri"/>
                <w:lang w:bidi="fa-IR"/>
              </w:rPr>
              <m:t>A</m:t>
            </m:r>
          </m:sub>
        </m:sSub>
        <m:r>
          <w:rPr>
            <w:rFonts w:ascii="Cambria Math" w:hAnsi="Cambria Math" w:cs="Calibri"/>
            <w:lang w:bidi="fa-IR"/>
          </w:rPr>
          <m:t xml:space="preserve">, </m:t>
        </m:r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S</m:t>
            </m:r>
          </m:e>
          <m:sub>
            <m:r>
              <w:rPr>
                <w:rFonts w:ascii="Cambria Math" w:hAnsi="Cambria Math" w:cs="Calibri"/>
                <w:lang w:bidi="fa-IR"/>
              </w:rPr>
              <m:t>B</m:t>
            </m:r>
          </m:sub>
        </m:sSub>
        <m:r>
          <w:rPr>
            <w:rFonts w:ascii="Cambria Math" w:hAnsi="Cambria Math" w:cs="Calibri"/>
            <w:lang w:bidi="fa-IR"/>
          </w:rPr>
          <m:t xml:space="preserve">, </m:t>
        </m:r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S</m:t>
            </m:r>
          </m:e>
          <m:sub>
            <m:r>
              <w:rPr>
                <w:rFonts w:ascii="Cambria Math" w:hAnsi="Cambria Math" w:cs="Calibri"/>
                <w:lang w:bidi="fa-IR"/>
              </w:rPr>
              <m:t>3</m:t>
            </m:r>
          </m:sub>
        </m:sSub>
        <m:r>
          <w:rPr>
            <w:rFonts w:ascii="Cambria Math" w:hAnsi="Cambria Math" w:cs="Calibri"/>
            <w:lang w:bidi="fa-IR"/>
          </w:rPr>
          <m:t xml:space="preserve">, </m:t>
        </m:r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S</m:t>
            </m:r>
          </m:e>
          <m:sub>
            <m:r>
              <w:rPr>
                <w:rFonts w:ascii="Cambria Math" w:hAnsi="Cambria Math" w:cs="Calibri"/>
                <w:lang w:bidi="fa-IR"/>
              </w:rPr>
              <m:t>2</m:t>
            </m:r>
          </m:sub>
        </m:sSub>
        <m:r>
          <w:rPr>
            <w:rFonts w:ascii="Cambria Math" w:hAnsi="Cambria Math" w:cs="Calibri"/>
            <w:lang w:bidi="fa-IR"/>
          </w:rPr>
          <m:t xml:space="preserve">, </m:t>
        </m:r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S</m:t>
            </m:r>
          </m:e>
          <m:sub>
            <m:r>
              <w:rPr>
                <w:rFonts w:ascii="Cambria Math" w:hAnsi="Cambria Math" w:cs="Calibri"/>
                <w:lang w:bidi="fa-IR"/>
              </w:rPr>
              <m:t>1</m:t>
            </m:r>
          </m:sub>
        </m:sSub>
        <m:r>
          <w:rPr>
            <w:rFonts w:ascii="Cambria Math" w:hAnsi="Cambria Math" w:cs="Calibri"/>
            <w:lang w:bidi="fa-IR"/>
          </w:rPr>
          <m:t xml:space="preserve">, </m:t>
        </m:r>
        <m:sSub>
          <m:sSubPr>
            <m:ctrlPr>
              <w:rPr>
                <w:rFonts w:ascii="Cambria Math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hAnsi="Cambria Math" w:cs="Calibri"/>
                <w:lang w:bidi="fa-IR"/>
              </w:rPr>
              <m:t>S</m:t>
            </m:r>
          </m:e>
          <m:sub>
            <m:r>
              <w:rPr>
                <w:rFonts w:ascii="Cambria Math" w:hAnsi="Cambria Math" w:cs="Calibri"/>
                <w:lang w:bidi="fa-IR"/>
              </w:rPr>
              <m:t>0</m:t>
            </m:r>
          </m:sub>
        </m:sSub>
        <m:r>
          <w:rPr>
            <w:rFonts w:ascii="Cambria Math" w:hAnsi="Cambria Math" w:cs="Calibri"/>
            <w:lang w:bidi="fa-IR"/>
          </w:rPr>
          <m:t>, M</m:t>
        </m:r>
      </m:oMath>
      <w:r w:rsidRPr="00FC38A6">
        <w:rPr>
          <w:rFonts w:ascii="Calibri" w:eastAsiaTheme="minorEastAsia" w:hAnsi="Calibri" w:cs="Calibri"/>
          <w:rtl/>
          <w:lang w:bidi="fa-IR"/>
        </w:rPr>
        <w:t xml:space="preserve"> باشد. که طبق جدول کنترلر مدار داریم:</w:t>
      </w:r>
    </w:p>
    <w:p w14:paraId="371EE53C" w14:textId="55CDED38" w:rsidR="00AE4DF0" w:rsidRPr="00FC38A6" w:rsidRDefault="00000000" w:rsidP="00AE4DF0">
      <w:pPr>
        <w:bidi/>
        <w:rPr>
          <w:rFonts w:ascii="Calibri" w:eastAsiaTheme="minorEastAsia" w:hAnsi="Calibri" w:cs="Calibri"/>
          <w:lang w:bidi="fa-IR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hAnsi="Cambria Math" w:cs="Calibri"/>
                  <w:lang w:bidi="fa-IR"/>
                </w:rPr>
                <m:t>A</m:t>
              </m:r>
            </m:sub>
          </m:sSub>
          <m:r>
            <w:rPr>
              <w:rFonts w:ascii="Cambria Math" w:hAnsi="Cambria Math" w:cs="Calibri"/>
              <w:lang w:bidi="fa-IR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Calibri"/>
                  <w:lang w:bidi="fa-IR"/>
                </w:rPr>
                <m:t>Y</m:t>
              </m:r>
            </m:e>
            <m:sub>
              <m:r>
                <w:rPr>
                  <w:rFonts w:ascii="Cambria Math" w:hAnsi="Cambria Math" w:cs="Calibri"/>
                  <w:lang w:bidi="fa-IR"/>
                </w:rPr>
                <m:t>0</m:t>
              </m:r>
            </m:sub>
          </m:sSub>
        </m:oMath>
      </m:oMathPara>
    </w:p>
    <w:p w14:paraId="67E0208A" w14:textId="69F5679A" w:rsidR="00AE4DF0" w:rsidRPr="00FC38A6" w:rsidRDefault="00000000" w:rsidP="00AE4DF0">
      <w:pPr>
        <w:bidi/>
        <w:rPr>
          <w:rFonts w:ascii="Calibri" w:eastAsiaTheme="minorEastAsia" w:hAnsi="Calibri" w:cs="Calibri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B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>=NOT</m:t>
          </m:r>
          <m:d>
            <m:d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lang w:bidi="fa-IR"/>
                    </w:rPr>
                    <m:t>1</m:t>
                  </m:r>
                </m:sub>
              </m:sSub>
            </m:e>
          </m:d>
        </m:oMath>
      </m:oMathPara>
    </w:p>
    <w:p w14:paraId="1C5761C5" w14:textId="32FF18FD" w:rsidR="00AE4DF0" w:rsidRPr="00FC38A6" w:rsidRDefault="00000000" w:rsidP="00AE4DF0">
      <w:pPr>
        <w:bidi/>
        <w:rPr>
          <w:rFonts w:ascii="Calibri" w:eastAsiaTheme="minorEastAsia" w:hAnsi="Calibri" w:cs="Calibri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Y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4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 .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Y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5</m:t>
              </m:r>
            </m:sub>
          </m:sSub>
        </m:oMath>
      </m:oMathPara>
    </w:p>
    <w:p w14:paraId="032C5C9F" w14:textId="59203809" w:rsidR="00AE4DF0" w:rsidRPr="00FC38A6" w:rsidRDefault="00000000" w:rsidP="00AE4DF0">
      <w:pPr>
        <w:bidi/>
        <w:rPr>
          <w:rFonts w:ascii="Calibri" w:eastAsiaTheme="minorEastAsia" w:hAnsi="Calibri" w:cs="Calibri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Y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 .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Y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4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 .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Y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5</m:t>
              </m:r>
            </m:sub>
          </m:sSub>
        </m:oMath>
      </m:oMathPara>
    </w:p>
    <w:p w14:paraId="52818D3A" w14:textId="39DC6FB9" w:rsidR="00AE4DF0" w:rsidRPr="00FC38A6" w:rsidRDefault="00000000" w:rsidP="00AE4DF0">
      <w:pPr>
        <w:bidi/>
        <w:rPr>
          <w:rFonts w:ascii="Calibri" w:eastAsiaTheme="minorEastAsia" w:hAnsi="Calibri" w:cs="Calibri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Y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5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 .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Y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7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 </m:t>
          </m:r>
        </m:oMath>
      </m:oMathPara>
    </w:p>
    <w:p w14:paraId="5B8CE99B" w14:textId="68FE1488" w:rsidR="00AE4DF0" w:rsidRPr="00FC38A6" w:rsidRDefault="00000000" w:rsidP="00AE4DF0">
      <w:pPr>
        <w:bidi/>
        <w:rPr>
          <w:rFonts w:ascii="Calibri" w:eastAsiaTheme="minorEastAsia" w:hAnsi="Calibri" w:cs="Calibri"/>
          <w:i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Y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 .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Y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5</m:t>
              </m:r>
            </m:sub>
          </m:sSub>
          <m:r>
            <w:rPr>
              <w:rFonts w:ascii="Cambria Math" w:eastAsiaTheme="minorEastAsia" w:hAnsi="Cambria Math" w:cs="Calibri"/>
              <w:lang w:bidi="fa-IR"/>
            </w:rPr>
            <m:t xml:space="preserve"> .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Y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6</m:t>
              </m:r>
            </m:sub>
          </m:sSub>
        </m:oMath>
      </m:oMathPara>
    </w:p>
    <w:p w14:paraId="77BAA6DB" w14:textId="291E1B81" w:rsidR="00AE4DF0" w:rsidRPr="00FC38A6" w:rsidRDefault="00AE4DF0" w:rsidP="00AE4DF0">
      <w:pPr>
        <w:bidi/>
        <w:rPr>
          <w:rFonts w:ascii="Calibri" w:eastAsiaTheme="minorEastAsia" w:hAnsi="Calibri" w:cs="Calibri"/>
          <w:lang w:bidi="fa-IR"/>
        </w:rPr>
      </w:pPr>
      <m:oMathPara>
        <m:oMath>
          <m:r>
            <w:rPr>
              <w:rFonts w:ascii="Cambria Math" w:eastAsiaTheme="minorEastAsia" w:hAnsi="Cambria Math" w:cs="Calibri"/>
              <w:lang w:bidi="fa-IR"/>
            </w:rPr>
            <m:t>M=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bidi="fa-IR"/>
                </w:rPr>
                <m:t>Y</m:t>
              </m:r>
            </m:e>
            <m:sub>
              <m:r>
                <w:rPr>
                  <w:rFonts w:ascii="Cambria Math" w:eastAsiaTheme="minorEastAsia" w:hAnsi="Cambria Math" w:cs="Calibri"/>
                  <w:lang w:bidi="fa-IR"/>
                </w:rPr>
                <m:t>7</m:t>
              </m:r>
            </m:sub>
          </m:sSub>
        </m:oMath>
      </m:oMathPara>
    </w:p>
    <w:p w14:paraId="388AB07F" w14:textId="32E977AD" w:rsidR="00AE4DF0" w:rsidRPr="00FC38A6" w:rsidRDefault="00AE4DF0" w:rsidP="00AE4DF0">
      <w:pPr>
        <w:pStyle w:val="Heading3"/>
        <w:numPr>
          <w:ilvl w:val="1"/>
          <w:numId w:val="3"/>
        </w:numPr>
        <w:bidi/>
        <w:rPr>
          <w:rFonts w:ascii="Calibri" w:eastAsiaTheme="minorEastAsia" w:hAnsi="Calibri" w:cs="Calibri"/>
          <w:rtl/>
          <w:lang w:bidi="fa-IR"/>
        </w:rPr>
      </w:pPr>
      <w:r w:rsidRPr="00FC38A6">
        <w:rPr>
          <w:rFonts w:ascii="Calibri" w:eastAsiaTheme="minorEastAsia" w:hAnsi="Calibri" w:cs="Calibri"/>
          <w:rtl/>
          <w:lang w:bidi="fa-IR"/>
        </w:rPr>
        <w:t>مدار در پروتئوس:</w:t>
      </w:r>
    </w:p>
    <w:p w14:paraId="54B9FD6D" w14:textId="43D8DD26" w:rsidR="00AE4DF0" w:rsidRPr="00FC38A6" w:rsidRDefault="00F02903" w:rsidP="00172FD8">
      <w:pPr>
        <w:bidi/>
        <w:rPr>
          <w:rFonts w:ascii="Calibri" w:hAnsi="Calibri" w:cs="Calibri"/>
          <w:rtl/>
          <w:lang w:bidi="fa-IR"/>
        </w:rPr>
      </w:pPr>
      <w:r w:rsidRPr="00FC38A6">
        <w:rPr>
          <w:rFonts w:ascii="Calibri" w:hAnsi="Calibri" w:cs="Calibri"/>
          <w:noProof/>
          <w:rtl/>
          <w:lang w:bidi="fa-IR"/>
        </w:rPr>
        <w:drawing>
          <wp:inline distT="0" distB="0" distL="0" distR="0" wp14:anchorId="71A8E1AE" wp14:editId="23BFE15F">
            <wp:extent cx="5943600" cy="4140200"/>
            <wp:effectExtent l="0" t="0" r="0" b="0"/>
            <wp:docPr id="58375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58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50DE" w14:textId="77777777" w:rsidR="00172FD8" w:rsidRPr="00FC38A6" w:rsidRDefault="00172FD8" w:rsidP="00172FD8">
      <w:pPr>
        <w:pStyle w:val="Heading3"/>
        <w:bidi/>
        <w:ind w:left="720"/>
        <w:rPr>
          <w:rFonts w:ascii="Calibri" w:hAnsi="Calibri" w:cs="Calibri"/>
          <w:rtl/>
          <w:lang w:bidi="fa-IR"/>
        </w:rPr>
      </w:pPr>
    </w:p>
    <w:p w14:paraId="5D1DC047" w14:textId="77777777" w:rsidR="00172FD8" w:rsidRPr="00FC38A6" w:rsidRDefault="00172FD8" w:rsidP="00172FD8">
      <w:pPr>
        <w:bidi/>
        <w:rPr>
          <w:rFonts w:ascii="Calibri" w:hAnsi="Calibri" w:cs="Calibri"/>
          <w:rtl/>
          <w:lang w:bidi="fa-IR"/>
        </w:rPr>
      </w:pPr>
    </w:p>
    <w:p w14:paraId="41220760" w14:textId="77777777" w:rsidR="00172FD8" w:rsidRPr="00FC38A6" w:rsidRDefault="00172FD8" w:rsidP="00172FD8">
      <w:pPr>
        <w:bidi/>
        <w:rPr>
          <w:rFonts w:ascii="Calibri" w:hAnsi="Calibri" w:cs="Calibri"/>
          <w:rtl/>
          <w:lang w:bidi="fa-IR"/>
        </w:rPr>
      </w:pPr>
    </w:p>
    <w:p w14:paraId="78FA5E9E" w14:textId="77777777" w:rsidR="00172FD8" w:rsidRPr="00FC38A6" w:rsidRDefault="00172FD8" w:rsidP="00172FD8">
      <w:pPr>
        <w:bidi/>
        <w:rPr>
          <w:rFonts w:ascii="Calibri" w:hAnsi="Calibri" w:cs="Calibri"/>
          <w:lang w:bidi="fa-IR"/>
        </w:rPr>
      </w:pPr>
    </w:p>
    <w:p w14:paraId="15D5F19B" w14:textId="26D59456" w:rsidR="00172FD8" w:rsidRPr="00FC38A6" w:rsidRDefault="00172FD8" w:rsidP="00172FD8">
      <w:pPr>
        <w:pStyle w:val="Heading3"/>
        <w:numPr>
          <w:ilvl w:val="1"/>
          <w:numId w:val="3"/>
        </w:numPr>
        <w:bidi/>
        <w:rPr>
          <w:rFonts w:ascii="Calibri" w:hAnsi="Calibri" w:cs="Calibri"/>
          <w:rtl/>
          <w:lang w:bidi="fa-IR"/>
        </w:rPr>
      </w:pPr>
      <w:r w:rsidRPr="00FC38A6">
        <w:rPr>
          <w:rFonts w:ascii="Calibri" w:hAnsi="Calibri" w:cs="Calibri"/>
          <w:rtl/>
          <w:lang w:bidi="fa-IR"/>
        </w:rPr>
        <w:t>تست مدار:</w:t>
      </w:r>
    </w:p>
    <w:p w14:paraId="731C3DA4" w14:textId="0E89EAA7" w:rsidR="00172FD8" w:rsidRPr="00FC38A6" w:rsidRDefault="00172FD8" w:rsidP="00172FD8">
      <w:pPr>
        <w:pStyle w:val="ListParagraph"/>
        <w:numPr>
          <w:ilvl w:val="0"/>
          <w:numId w:val="4"/>
        </w:numPr>
        <w:bidi/>
        <w:rPr>
          <w:rFonts w:ascii="Calibri" w:eastAsiaTheme="majorEastAsia" w:hAnsi="Calibri" w:cs="Calibri"/>
          <w:lang w:bidi="fa-IR"/>
        </w:rPr>
      </w:pPr>
      <m:oMath>
        <m:r>
          <w:rPr>
            <w:rFonts w:ascii="Cambria Math" w:hAnsi="Cambria Math" w:cs="Calibri"/>
            <w:lang w:bidi="fa-IR"/>
          </w:rPr>
          <m:t>M=000</m:t>
        </m:r>
      </m:oMath>
    </w:p>
    <w:p w14:paraId="7683B9C6" w14:textId="49E07C88" w:rsidR="00172FD8" w:rsidRPr="00FC38A6" w:rsidRDefault="00F02903" w:rsidP="00F02903">
      <w:pPr>
        <w:pStyle w:val="ListParagraph"/>
        <w:bidi/>
        <w:rPr>
          <w:rFonts w:ascii="Calibri" w:eastAsiaTheme="majorEastAsia" w:hAnsi="Calibri" w:cs="Calibri"/>
          <w:lang w:bidi="fa-IR"/>
        </w:rPr>
      </w:pPr>
      <w:r w:rsidRPr="00FC38A6">
        <w:rPr>
          <w:rFonts w:ascii="Calibri" w:eastAsiaTheme="majorEastAsia" w:hAnsi="Calibri" w:cs="Calibri"/>
          <w:noProof/>
          <w:rtl/>
          <w:lang w:bidi="fa-IR"/>
        </w:rPr>
        <w:drawing>
          <wp:anchor distT="0" distB="0" distL="114300" distR="114300" simplePos="0" relativeHeight="251667456" behindDoc="0" locked="0" layoutInCell="1" allowOverlap="1" wp14:anchorId="449970B3" wp14:editId="3A594314">
            <wp:simplePos x="0" y="0"/>
            <wp:positionH relativeFrom="margin">
              <wp:align>right</wp:align>
            </wp:positionH>
            <wp:positionV relativeFrom="paragraph">
              <wp:posOffset>618790</wp:posOffset>
            </wp:positionV>
            <wp:extent cx="5943600" cy="2597150"/>
            <wp:effectExtent l="0" t="0" r="0" b="0"/>
            <wp:wrapSquare wrapText="bothSides"/>
            <wp:docPr id="15137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088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2FD8" w:rsidRPr="00FC38A6">
        <w:rPr>
          <w:rFonts w:ascii="Calibri" w:eastAsiaTheme="majorEastAsia" w:hAnsi="Calibri" w:cs="Calibri"/>
          <w:rtl/>
          <w:lang w:bidi="fa-IR"/>
        </w:rPr>
        <w:t xml:space="preserve">عملیات در این مرحله لود شدن </w:t>
      </w:r>
      <m:oMath>
        <m:r>
          <w:rPr>
            <w:rFonts w:ascii="Cambria Math" w:eastAsiaTheme="majorEastAsia" w:hAnsi="Cambria Math" w:cs="Calibri"/>
            <w:lang w:bidi="fa-IR"/>
          </w:rPr>
          <m:t>D</m:t>
        </m:r>
      </m:oMath>
      <w:r w:rsidR="00172FD8" w:rsidRPr="00FC38A6">
        <w:rPr>
          <w:rFonts w:ascii="Calibri" w:eastAsiaTheme="majorEastAsia" w:hAnsi="Calibri" w:cs="Calibri"/>
          <w:rtl/>
          <w:lang w:bidi="fa-IR"/>
        </w:rPr>
        <w:t xml:space="preserve"> در </w:t>
      </w:r>
      <m:oMath>
        <m:r>
          <w:rPr>
            <w:rFonts w:ascii="Cambria Math" w:eastAsiaTheme="majorEastAsia" w:hAnsi="Cambria Math" w:cs="Calibri"/>
            <w:lang w:bidi="fa-IR"/>
          </w:rPr>
          <m:t>A</m:t>
        </m:r>
      </m:oMath>
      <w:r w:rsidR="00172FD8" w:rsidRPr="00FC38A6">
        <w:rPr>
          <w:rFonts w:ascii="Calibri" w:eastAsiaTheme="majorEastAsia" w:hAnsi="Calibri" w:cs="Calibri"/>
          <w:rtl/>
          <w:lang w:bidi="fa-IR"/>
        </w:rPr>
        <w:t xml:space="preserve"> است:</w:t>
      </w:r>
      <w:r w:rsidR="00172FD8" w:rsidRPr="00FC38A6">
        <w:rPr>
          <w:rFonts w:ascii="Calibri" w:eastAsiaTheme="majorEastAsia" w:hAnsi="Calibri" w:cs="Calibri"/>
          <w:lang w:bidi="fa-IR"/>
        </w:rPr>
        <w:t xml:space="preserve"> </w:t>
      </w:r>
      <w:r w:rsidR="00172FD8" w:rsidRPr="00FC38A6">
        <w:rPr>
          <w:rFonts w:ascii="Calibri" w:eastAsiaTheme="majorEastAsia" w:hAnsi="Calibri" w:cs="Calibri"/>
          <w:rtl/>
          <w:lang w:bidi="fa-IR"/>
        </w:rPr>
        <w:t xml:space="preserve"> (به عنوان مثال عدد </w:t>
      </w:r>
      <w:r w:rsidRPr="00FC38A6">
        <w:rPr>
          <w:rFonts w:ascii="Calibri" w:eastAsiaTheme="majorEastAsia" w:hAnsi="Calibri" w:cs="Calibri"/>
          <w:lang w:bidi="fa-IR"/>
        </w:rPr>
        <w:t xml:space="preserve">9 </w:t>
      </w:r>
      <w:r w:rsidR="00172FD8" w:rsidRPr="00FC38A6">
        <w:rPr>
          <w:rFonts w:ascii="Calibri" w:eastAsiaTheme="majorEastAsia" w:hAnsi="Calibri" w:cs="Calibri"/>
          <w:rtl/>
          <w:lang w:bidi="fa-IR"/>
        </w:rPr>
        <w:t xml:space="preserve"> را در </w:t>
      </w:r>
      <w:r w:rsidR="00172FD8" w:rsidRPr="00FC38A6">
        <w:rPr>
          <w:rFonts w:ascii="Calibri" w:eastAsiaTheme="majorEastAsia" w:hAnsi="Calibri" w:cs="Calibri"/>
          <w:lang w:bidi="fa-IR"/>
        </w:rPr>
        <w:t>A</w:t>
      </w:r>
      <w:r w:rsidR="00172FD8" w:rsidRPr="00FC38A6">
        <w:rPr>
          <w:rFonts w:ascii="Calibri" w:eastAsiaTheme="majorEastAsia" w:hAnsi="Calibri" w:cs="Calibri"/>
          <w:rtl/>
          <w:lang w:bidi="fa-IR"/>
        </w:rPr>
        <w:t xml:space="preserve"> لود کردیم</w:t>
      </w:r>
      <w:r w:rsidRPr="00FC38A6">
        <w:rPr>
          <w:rFonts w:ascii="Calibri" w:eastAsiaTheme="majorEastAsia" w:hAnsi="Calibri" w:cs="Calibri"/>
          <w:rtl/>
          <w:lang w:bidi="fa-IR"/>
        </w:rPr>
        <w:t xml:space="preserve"> و قبل از زدن کلاک در ریجیستر لود نمیشود.</w:t>
      </w:r>
      <w:r w:rsidR="00172FD8" w:rsidRPr="00FC38A6">
        <w:rPr>
          <w:rFonts w:ascii="Calibri" w:eastAsiaTheme="majorEastAsia" w:hAnsi="Calibri" w:cs="Calibri"/>
          <w:rtl/>
          <w:lang w:bidi="fa-IR"/>
        </w:rPr>
        <w:t>)</w:t>
      </w:r>
    </w:p>
    <w:p w14:paraId="0CE62CBB" w14:textId="18888EF1" w:rsidR="00F02903" w:rsidRPr="00FC38A6" w:rsidRDefault="00F02903" w:rsidP="00F02903">
      <w:pPr>
        <w:pStyle w:val="ListParagraph"/>
        <w:bidi/>
        <w:rPr>
          <w:rFonts w:ascii="Calibri" w:eastAsiaTheme="majorEastAsia" w:hAnsi="Calibri" w:cs="Calibri"/>
          <w:lang w:bidi="fa-IR"/>
        </w:rPr>
      </w:pPr>
    </w:p>
    <w:p w14:paraId="1298D9E7" w14:textId="77777777" w:rsidR="00172FD8" w:rsidRPr="00FC38A6" w:rsidRDefault="00172FD8" w:rsidP="00172FD8">
      <w:pPr>
        <w:pStyle w:val="ListParagraph"/>
        <w:numPr>
          <w:ilvl w:val="0"/>
          <w:numId w:val="4"/>
        </w:numPr>
        <w:bidi/>
        <w:rPr>
          <w:rFonts w:ascii="Calibri" w:eastAsiaTheme="majorEastAsia" w:hAnsi="Calibri" w:cs="Calibri"/>
          <w:lang w:bidi="fa-IR"/>
        </w:rPr>
      </w:pPr>
      <m:oMath>
        <m:r>
          <w:rPr>
            <w:rFonts w:ascii="Cambria Math" w:eastAsiaTheme="majorEastAsia" w:hAnsi="Cambria Math" w:cs="Calibri"/>
            <w:lang w:bidi="fa-IR"/>
          </w:rPr>
          <m:t>M=001</m:t>
        </m:r>
      </m:oMath>
    </w:p>
    <w:p w14:paraId="5EA0D4F4" w14:textId="17116C62" w:rsidR="00172FD8" w:rsidRPr="00FC38A6" w:rsidRDefault="00F02903" w:rsidP="00172FD8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  <w:r w:rsidRPr="00FC38A6">
        <w:rPr>
          <w:rFonts w:ascii="Calibri" w:eastAsiaTheme="majorEastAsia" w:hAnsi="Calibri" w:cs="Calibri"/>
          <w:noProof/>
          <w:rtl/>
          <w:lang w:bidi="fa-IR"/>
        </w:rPr>
        <w:drawing>
          <wp:anchor distT="0" distB="0" distL="114300" distR="114300" simplePos="0" relativeHeight="251668480" behindDoc="0" locked="0" layoutInCell="1" allowOverlap="1" wp14:anchorId="3B3F2865" wp14:editId="50F3F70B">
            <wp:simplePos x="0" y="0"/>
            <wp:positionH relativeFrom="margin">
              <wp:align>right</wp:align>
            </wp:positionH>
            <wp:positionV relativeFrom="paragraph">
              <wp:posOffset>577179</wp:posOffset>
            </wp:positionV>
            <wp:extent cx="5943600" cy="2561590"/>
            <wp:effectExtent l="0" t="0" r="0" b="0"/>
            <wp:wrapSquare wrapText="bothSides"/>
            <wp:docPr id="1460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39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2FD8" w:rsidRPr="00FC38A6">
        <w:rPr>
          <w:rFonts w:ascii="Calibri" w:eastAsiaTheme="majorEastAsia" w:hAnsi="Calibri" w:cs="Calibri"/>
          <w:rtl/>
          <w:lang w:bidi="fa-IR"/>
        </w:rPr>
        <w:t xml:space="preserve">عملیات در این مرحله لود شدن </w:t>
      </w:r>
      <m:oMath>
        <m:r>
          <w:rPr>
            <w:rFonts w:ascii="Cambria Math" w:eastAsiaTheme="majorEastAsia" w:hAnsi="Cambria Math" w:cs="Calibri"/>
            <w:lang w:bidi="fa-IR"/>
          </w:rPr>
          <m:t>D</m:t>
        </m:r>
      </m:oMath>
      <w:r w:rsidR="00172FD8" w:rsidRPr="00FC38A6">
        <w:rPr>
          <w:rFonts w:ascii="Calibri" w:eastAsiaTheme="majorEastAsia" w:hAnsi="Calibri" w:cs="Calibri"/>
          <w:rtl/>
          <w:lang w:bidi="fa-IR"/>
        </w:rPr>
        <w:t xml:space="preserve"> در </w:t>
      </w:r>
      <m:oMath>
        <m:r>
          <w:rPr>
            <w:rFonts w:ascii="Cambria Math" w:eastAsiaTheme="majorEastAsia" w:hAnsi="Cambria Math" w:cs="Calibri"/>
            <w:lang w:bidi="fa-IR"/>
          </w:rPr>
          <m:t>B</m:t>
        </m:r>
      </m:oMath>
      <w:r w:rsidR="00172FD8" w:rsidRPr="00FC38A6">
        <w:rPr>
          <w:rFonts w:ascii="Calibri" w:eastAsiaTheme="majorEastAsia" w:hAnsi="Calibri" w:cs="Calibri"/>
          <w:rtl/>
          <w:lang w:bidi="fa-IR"/>
        </w:rPr>
        <w:t xml:space="preserve"> است: (به عنوان مثال عدد </w:t>
      </w:r>
      <w:r w:rsidRPr="00FC38A6">
        <w:rPr>
          <w:rFonts w:ascii="Calibri" w:eastAsiaTheme="majorEastAsia" w:hAnsi="Calibri" w:cs="Calibri"/>
          <w:lang w:bidi="fa-IR"/>
        </w:rPr>
        <w:t xml:space="preserve">3 </w:t>
      </w:r>
      <w:r w:rsidR="00172FD8" w:rsidRPr="00FC38A6">
        <w:rPr>
          <w:rFonts w:ascii="Calibri" w:eastAsiaTheme="majorEastAsia" w:hAnsi="Calibri" w:cs="Calibri"/>
          <w:rtl/>
          <w:lang w:bidi="fa-IR"/>
        </w:rPr>
        <w:t xml:space="preserve"> را در </w:t>
      </w:r>
      <w:r w:rsidR="00172FD8" w:rsidRPr="00FC38A6">
        <w:rPr>
          <w:rFonts w:ascii="Calibri" w:eastAsiaTheme="majorEastAsia" w:hAnsi="Calibri" w:cs="Calibri"/>
          <w:lang w:bidi="fa-IR"/>
        </w:rPr>
        <w:t>B</w:t>
      </w:r>
      <w:r w:rsidR="00172FD8" w:rsidRPr="00FC38A6">
        <w:rPr>
          <w:rFonts w:ascii="Calibri" w:eastAsiaTheme="majorEastAsia" w:hAnsi="Calibri" w:cs="Calibri"/>
          <w:rtl/>
          <w:lang w:bidi="fa-IR"/>
        </w:rPr>
        <w:t xml:space="preserve"> لود کردیم</w:t>
      </w:r>
      <w:r w:rsidRPr="00FC38A6">
        <w:rPr>
          <w:rFonts w:ascii="Calibri" w:eastAsiaTheme="majorEastAsia" w:hAnsi="Calibri" w:cs="Calibri"/>
          <w:rtl/>
          <w:lang w:bidi="fa-IR"/>
        </w:rPr>
        <w:t>، عکس بعد از زدن کلاک است.</w:t>
      </w:r>
      <w:r w:rsidR="00172FD8" w:rsidRPr="00FC38A6">
        <w:rPr>
          <w:rFonts w:ascii="Calibri" w:eastAsiaTheme="majorEastAsia" w:hAnsi="Calibri" w:cs="Calibri"/>
          <w:rtl/>
          <w:lang w:bidi="fa-IR"/>
        </w:rPr>
        <w:t>)</w:t>
      </w:r>
    </w:p>
    <w:p w14:paraId="11621DFF" w14:textId="0D126DF8" w:rsidR="00172FD8" w:rsidRPr="00FC38A6" w:rsidRDefault="00172FD8" w:rsidP="00172FD8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</w:p>
    <w:p w14:paraId="1116BD1B" w14:textId="41EF3088" w:rsidR="00172FD8" w:rsidRPr="00FC38A6" w:rsidRDefault="00172FD8" w:rsidP="00172FD8">
      <w:pPr>
        <w:pStyle w:val="ListParagraph"/>
        <w:bidi/>
        <w:rPr>
          <w:rFonts w:ascii="Calibri" w:eastAsiaTheme="majorEastAsia" w:hAnsi="Calibri" w:cs="Calibri"/>
          <w:i/>
          <w:rtl/>
          <w:lang w:bidi="fa-IR"/>
        </w:rPr>
      </w:pPr>
    </w:p>
    <w:p w14:paraId="4D5887A0" w14:textId="77777777" w:rsidR="00172FD8" w:rsidRPr="00FC38A6" w:rsidRDefault="00172FD8" w:rsidP="00172FD8">
      <w:pPr>
        <w:pStyle w:val="ListParagraph"/>
        <w:bidi/>
        <w:rPr>
          <w:rFonts w:ascii="Calibri" w:eastAsiaTheme="majorEastAsia" w:hAnsi="Calibri" w:cs="Calibri"/>
          <w:i/>
          <w:rtl/>
          <w:lang w:bidi="fa-IR"/>
        </w:rPr>
      </w:pPr>
    </w:p>
    <w:p w14:paraId="3FF465AD" w14:textId="33FCD22F" w:rsidR="00172FD8" w:rsidRPr="00FC38A6" w:rsidRDefault="00172FD8" w:rsidP="00172FD8">
      <w:pPr>
        <w:pStyle w:val="ListParagraph"/>
        <w:bidi/>
        <w:rPr>
          <w:rFonts w:ascii="Calibri" w:eastAsiaTheme="majorEastAsia" w:hAnsi="Calibri" w:cs="Calibri"/>
          <w:i/>
          <w:rtl/>
          <w:lang w:bidi="fa-IR"/>
        </w:rPr>
      </w:pPr>
    </w:p>
    <w:p w14:paraId="46DE7834" w14:textId="4BE93AF9" w:rsidR="00172FD8" w:rsidRPr="00FC38A6" w:rsidRDefault="00172FD8" w:rsidP="00172FD8">
      <w:pPr>
        <w:pStyle w:val="ListParagraph"/>
        <w:numPr>
          <w:ilvl w:val="0"/>
          <w:numId w:val="4"/>
        </w:numPr>
        <w:bidi/>
        <w:rPr>
          <w:rFonts w:ascii="Calibri" w:eastAsiaTheme="majorEastAsia" w:hAnsi="Calibri" w:cs="Calibri"/>
          <w:lang w:bidi="fa-IR"/>
        </w:rPr>
      </w:pPr>
      <m:oMath>
        <m:r>
          <w:rPr>
            <w:rFonts w:ascii="Cambria Math" w:eastAsiaTheme="majorEastAsia" w:hAnsi="Cambria Math" w:cs="Calibri"/>
            <w:lang w:bidi="fa-IR"/>
          </w:rPr>
          <m:t>M=010</m:t>
        </m:r>
      </m:oMath>
    </w:p>
    <w:p w14:paraId="3E132591" w14:textId="3990D992" w:rsidR="00172FD8" w:rsidRPr="00FC38A6" w:rsidRDefault="00172FD8" w:rsidP="00172FD8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  <w:r w:rsidRPr="00FC38A6">
        <w:rPr>
          <w:rFonts w:ascii="Calibri" w:eastAsiaTheme="majorEastAsia" w:hAnsi="Calibri" w:cs="Calibri"/>
          <w:rtl/>
          <w:lang w:bidi="fa-IR"/>
        </w:rPr>
        <w:t xml:space="preserve">عملیات در این مرحله لود شدن مقدار </w:t>
      </w:r>
      <w:r w:rsidRPr="00FC38A6">
        <w:rPr>
          <w:rFonts w:ascii="Calibri" w:eastAsiaTheme="majorEastAsia" w:hAnsi="Calibri" w:cs="Calibri"/>
          <w:lang w:bidi="fa-IR"/>
        </w:rPr>
        <w:t>A</w:t>
      </w:r>
      <w:r w:rsidRPr="00FC38A6">
        <w:rPr>
          <w:rFonts w:ascii="Calibri" w:eastAsiaTheme="majorEastAsia" w:hAnsi="Calibri" w:cs="Calibri"/>
          <w:rtl/>
          <w:lang w:bidi="fa-IR"/>
        </w:rPr>
        <w:t xml:space="preserve"> در ریجستر و در نتیجه قرار گیری پشت ورودی های </w:t>
      </w:r>
      <w:r w:rsidR="002A287E" w:rsidRPr="00FC38A6">
        <w:rPr>
          <w:rFonts w:ascii="Calibri" w:eastAsiaTheme="majorEastAsia" w:hAnsi="Calibri" w:cs="Calibri"/>
          <w:lang w:bidi="fa-IR"/>
        </w:rPr>
        <w:t>ALU</w:t>
      </w:r>
      <w:r w:rsidRPr="00FC38A6">
        <w:rPr>
          <w:rFonts w:ascii="Calibri" w:eastAsiaTheme="majorEastAsia" w:hAnsi="Calibri" w:cs="Calibri"/>
          <w:rtl/>
          <w:lang w:bidi="fa-IR"/>
        </w:rPr>
        <w:t xml:space="preserve"> است:</w:t>
      </w:r>
    </w:p>
    <w:p w14:paraId="625169FF" w14:textId="23A51022" w:rsidR="00F02903" w:rsidRPr="00FC38A6" w:rsidRDefault="00F02903" w:rsidP="00F02903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  <w:r w:rsidRPr="00FC38A6">
        <w:rPr>
          <w:rFonts w:ascii="Calibri" w:eastAsiaTheme="majorEastAsia" w:hAnsi="Calibri" w:cs="Calibri"/>
          <w:rtl/>
          <w:lang w:bidi="fa-IR"/>
        </w:rPr>
        <w:t xml:space="preserve"> به این ترتیب در </w:t>
      </w:r>
      <w:r w:rsidRPr="00FC38A6">
        <w:rPr>
          <w:rFonts w:ascii="Calibri" w:eastAsiaTheme="majorEastAsia" w:hAnsi="Calibri" w:cs="Calibri"/>
          <w:lang w:bidi="fa-IR"/>
        </w:rPr>
        <w:t>A</w:t>
      </w:r>
      <w:r w:rsidRPr="00FC38A6">
        <w:rPr>
          <w:rFonts w:ascii="Calibri" w:eastAsiaTheme="majorEastAsia" w:hAnsi="Calibri" w:cs="Calibri"/>
          <w:rtl/>
          <w:lang w:bidi="fa-IR"/>
        </w:rPr>
        <w:t xml:space="preserve"> مقدار 9 و در </w:t>
      </w:r>
      <w:r w:rsidRPr="00FC38A6">
        <w:rPr>
          <w:rFonts w:ascii="Calibri" w:eastAsiaTheme="majorEastAsia" w:hAnsi="Calibri" w:cs="Calibri"/>
          <w:lang w:bidi="fa-IR"/>
        </w:rPr>
        <w:t>B</w:t>
      </w:r>
      <w:r w:rsidRPr="00FC38A6">
        <w:rPr>
          <w:rFonts w:ascii="Calibri" w:eastAsiaTheme="majorEastAsia" w:hAnsi="Calibri" w:cs="Calibri"/>
          <w:rtl/>
          <w:lang w:bidi="fa-IR"/>
        </w:rPr>
        <w:t xml:space="preserve">  مقدار 3 لود شده است.</w:t>
      </w:r>
      <w:r w:rsidRPr="00FC38A6">
        <w:rPr>
          <w:rFonts w:ascii="Calibri" w:eastAsiaTheme="majorEastAsia" w:hAnsi="Calibri" w:cs="Calibri"/>
          <w:noProof/>
          <w:rtl/>
          <w:lang w:bidi="fa-IR"/>
        </w:rPr>
        <w:drawing>
          <wp:inline distT="0" distB="0" distL="0" distR="0" wp14:anchorId="773BED51" wp14:editId="2291F20D">
            <wp:extent cx="5943600" cy="2566670"/>
            <wp:effectExtent l="0" t="0" r="0" b="5080"/>
            <wp:docPr id="158412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23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CE13" w14:textId="16CBB499" w:rsidR="00172FD8" w:rsidRPr="00FC38A6" w:rsidRDefault="00172FD8" w:rsidP="00172FD8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</w:p>
    <w:p w14:paraId="25AEE95A" w14:textId="77777777" w:rsidR="00172FD8" w:rsidRPr="00FC38A6" w:rsidRDefault="00172FD8" w:rsidP="00172FD8">
      <w:pPr>
        <w:pStyle w:val="ListParagraph"/>
        <w:numPr>
          <w:ilvl w:val="0"/>
          <w:numId w:val="4"/>
        </w:numPr>
        <w:bidi/>
        <w:rPr>
          <w:rFonts w:ascii="Calibri" w:eastAsiaTheme="majorEastAsia" w:hAnsi="Calibri" w:cs="Calibri"/>
          <w:lang w:bidi="fa-IR"/>
        </w:rPr>
      </w:pPr>
      <m:oMath>
        <m:r>
          <w:rPr>
            <w:rFonts w:ascii="Cambria Math" w:eastAsiaTheme="majorEastAsia" w:hAnsi="Cambria Math" w:cs="Calibri"/>
            <w:lang w:bidi="fa-IR"/>
          </w:rPr>
          <m:t>M=011</m:t>
        </m:r>
      </m:oMath>
    </w:p>
    <w:p w14:paraId="4E32EEB2" w14:textId="04F80FB0" w:rsidR="0016434A" w:rsidRPr="00FC38A6" w:rsidRDefault="00185E81" w:rsidP="0016434A">
      <w:pPr>
        <w:pStyle w:val="ListParagraph"/>
        <w:bidi/>
        <w:rPr>
          <w:rFonts w:ascii="Calibri" w:eastAsiaTheme="majorEastAsia" w:hAnsi="Calibri" w:cs="Calibri"/>
          <w:sz w:val="22"/>
          <w:szCs w:val="22"/>
          <w:rtl/>
          <w:lang w:bidi="fa-IR"/>
        </w:rPr>
      </w:pPr>
      <w:r w:rsidRPr="00FC38A6">
        <w:rPr>
          <w:rFonts w:ascii="Calibri" w:eastAsiaTheme="majorEastAsia" w:hAnsi="Calibri" w:cs="Calibri"/>
          <w:noProof/>
          <w:rtl/>
          <w:lang w:bidi="fa-IR"/>
        </w:rPr>
        <w:drawing>
          <wp:anchor distT="0" distB="0" distL="114300" distR="114300" simplePos="0" relativeHeight="251669504" behindDoc="0" locked="0" layoutInCell="1" allowOverlap="1" wp14:anchorId="50C11E8B" wp14:editId="35F9F335">
            <wp:simplePos x="0" y="0"/>
            <wp:positionH relativeFrom="margin">
              <wp:align>right</wp:align>
            </wp:positionH>
            <wp:positionV relativeFrom="paragraph">
              <wp:posOffset>603829</wp:posOffset>
            </wp:positionV>
            <wp:extent cx="5943600" cy="2665730"/>
            <wp:effectExtent l="0" t="0" r="0" b="1270"/>
            <wp:wrapSquare wrapText="bothSides"/>
            <wp:docPr id="208836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6782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434A" w:rsidRPr="00FC38A6">
        <w:rPr>
          <w:rFonts w:ascii="Calibri" w:eastAsiaTheme="majorEastAsia" w:hAnsi="Calibri" w:cs="Calibri"/>
          <w:sz w:val="22"/>
          <w:szCs w:val="22"/>
          <w:rtl/>
          <w:lang w:bidi="fa-IR"/>
        </w:rPr>
        <w:t xml:space="preserve">عملیات در این مرحله لود کردن </w:t>
      </w:r>
      <w:r w:rsidR="0016434A" w:rsidRPr="00FC38A6">
        <w:rPr>
          <w:rFonts w:ascii="Calibri" w:eastAsiaTheme="majorEastAsia" w:hAnsi="Calibri" w:cs="Calibri"/>
          <w:sz w:val="22"/>
          <w:szCs w:val="22"/>
          <w:lang w:bidi="fa-IR"/>
        </w:rPr>
        <w:t>B</w:t>
      </w:r>
      <w:r w:rsidR="0016434A" w:rsidRPr="00FC38A6">
        <w:rPr>
          <w:rFonts w:ascii="Calibri" w:eastAsiaTheme="majorEastAsia" w:hAnsi="Calibri" w:cs="Calibri"/>
          <w:sz w:val="22"/>
          <w:szCs w:val="22"/>
          <w:rtl/>
          <w:lang w:bidi="fa-IR"/>
        </w:rPr>
        <w:t xml:space="preserve"> در </w:t>
      </w:r>
      <w:r w:rsidR="0016434A" w:rsidRPr="00FC38A6">
        <w:rPr>
          <w:rFonts w:ascii="Calibri" w:eastAsiaTheme="majorEastAsia" w:hAnsi="Calibri" w:cs="Calibri"/>
          <w:sz w:val="22"/>
          <w:szCs w:val="22"/>
          <w:lang w:bidi="fa-IR"/>
        </w:rPr>
        <w:t>A</w:t>
      </w:r>
      <w:r w:rsidR="0016434A" w:rsidRPr="00FC38A6">
        <w:rPr>
          <w:rFonts w:ascii="Calibri" w:eastAsiaTheme="majorEastAsia" w:hAnsi="Calibri" w:cs="Calibri"/>
          <w:sz w:val="22"/>
          <w:szCs w:val="22"/>
          <w:rtl/>
          <w:lang w:bidi="fa-IR"/>
        </w:rPr>
        <w:t xml:space="preserve"> است: (در شکل زیر قبل از زدن کلاک واضح است که </w:t>
      </w:r>
      <w:r w:rsidR="00F02903" w:rsidRPr="00FC38A6">
        <w:rPr>
          <w:rFonts w:ascii="Calibri" w:eastAsiaTheme="majorEastAsia" w:hAnsi="Calibri" w:cs="Calibri"/>
          <w:sz w:val="22"/>
          <w:szCs w:val="22"/>
          <w:rtl/>
          <w:lang w:bidi="fa-IR"/>
        </w:rPr>
        <w:t xml:space="preserve">3  </w:t>
      </w:r>
      <w:r w:rsidR="0016434A" w:rsidRPr="00FC38A6">
        <w:rPr>
          <w:rFonts w:ascii="Calibri" w:eastAsiaTheme="majorEastAsia" w:hAnsi="Calibri" w:cs="Calibri"/>
          <w:sz w:val="22"/>
          <w:szCs w:val="22"/>
          <w:rtl/>
          <w:lang w:bidi="fa-IR"/>
        </w:rPr>
        <w:t xml:space="preserve"> پشت رجیستر </w:t>
      </w:r>
      <w:r w:rsidR="0016434A" w:rsidRPr="00FC38A6">
        <w:rPr>
          <w:rFonts w:ascii="Calibri" w:eastAsiaTheme="majorEastAsia" w:hAnsi="Calibri" w:cs="Calibri"/>
          <w:sz w:val="22"/>
          <w:szCs w:val="22"/>
          <w:lang w:bidi="fa-IR"/>
        </w:rPr>
        <w:t xml:space="preserve">A </w:t>
      </w:r>
      <w:r w:rsidR="0016434A" w:rsidRPr="00FC38A6">
        <w:rPr>
          <w:rFonts w:ascii="Calibri" w:eastAsiaTheme="majorEastAsia" w:hAnsi="Calibri" w:cs="Calibri"/>
          <w:sz w:val="22"/>
          <w:szCs w:val="22"/>
          <w:rtl/>
          <w:lang w:bidi="fa-IR"/>
        </w:rPr>
        <w:t>لود شده است)</w:t>
      </w:r>
    </w:p>
    <w:p w14:paraId="2B14B8FD" w14:textId="7DFB2998" w:rsidR="00F02903" w:rsidRPr="00FC38A6" w:rsidRDefault="00F02903" w:rsidP="00F02903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</w:p>
    <w:p w14:paraId="6AFF798F" w14:textId="2C44AFCA" w:rsidR="00F02903" w:rsidRPr="00FC38A6" w:rsidRDefault="00F02903" w:rsidP="00F02903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</w:p>
    <w:p w14:paraId="6C41F86E" w14:textId="71FFFF75" w:rsidR="0016434A" w:rsidRPr="00FC38A6" w:rsidRDefault="0016434A" w:rsidP="00F02903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</w:p>
    <w:p w14:paraId="1E662C9C" w14:textId="7772908F" w:rsidR="00172FD8" w:rsidRPr="00FC38A6" w:rsidRDefault="00172FD8" w:rsidP="00172FD8">
      <w:pPr>
        <w:pStyle w:val="ListParagraph"/>
        <w:numPr>
          <w:ilvl w:val="0"/>
          <w:numId w:val="4"/>
        </w:numPr>
        <w:bidi/>
        <w:rPr>
          <w:rFonts w:ascii="Calibri" w:eastAsiaTheme="majorEastAsia" w:hAnsi="Calibri" w:cs="Calibri"/>
          <w:lang w:bidi="fa-IR"/>
        </w:rPr>
      </w:pPr>
      <m:oMath>
        <m:r>
          <w:rPr>
            <w:rFonts w:ascii="Cambria Math" w:eastAsiaTheme="majorEastAsia" w:hAnsi="Cambria Math" w:cs="Calibri"/>
            <w:lang w:bidi="fa-IR"/>
          </w:rPr>
          <m:t>M=100</m:t>
        </m:r>
      </m:oMath>
    </w:p>
    <w:p w14:paraId="0DA22CD9" w14:textId="72852975" w:rsidR="00185E81" w:rsidRPr="00FC38A6" w:rsidRDefault="0016434A" w:rsidP="00185E81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  <w:r w:rsidRPr="00FC38A6">
        <w:rPr>
          <w:rFonts w:ascii="Calibri" w:eastAsiaTheme="majorEastAsia" w:hAnsi="Calibri" w:cs="Calibri"/>
          <w:rtl/>
          <w:lang w:bidi="fa-IR"/>
        </w:rPr>
        <w:t xml:space="preserve">در این مرحله </w:t>
      </w:r>
      <w:r w:rsidRPr="00FC38A6">
        <w:rPr>
          <w:rFonts w:ascii="Calibri" w:eastAsiaTheme="majorEastAsia" w:hAnsi="Calibri" w:cs="Calibri"/>
          <w:lang w:bidi="fa-IR"/>
        </w:rPr>
        <w:t xml:space="preserve">A </w:t>
      </w:r>
      <w:r w:rsidRPr="00FC38A6">
        <w:rPr>
          <w:rFonts w:ascii="Calibri" w:eastAsiaTheme="majorEastAsia" w:hAnsi="Calibri" w:cs="Calibri"/>
          <w:rtl/>
          <w:lang w:bidi="fa-IR"/>
        </w:rPr>
        <w:t xml:space="preserve"> کلیر یا صفر میشوند (شکل زیر قبل از زدن کلاک گرفته شده است)</w:t>
      </w:r>
    </w:p>
    <w:p w14:paraId="60A296E6" w14:textId="662DFF25" w:rsidR="0016434A" w:rsidRPr="00FC38A6" w:rsidRDefault="00F02903" w:rsidP="00185E81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  <w:r w:rsidRPr="00FC38A6">
        <w:rPr>
          <w:rFonts w:ascii="Calibri" w:eastAsiaTheme="majorEastAsia" w:hAnsi="Calibri" w:cs="Calibri"/>
          <w:noProof/>
          <w:rtl/>
          <w:lang w:bidi="fa-IR"/>
        </w:rPr>
        <w:drawing>
          <wp:inline distT="0" distB="0" distL="0" distR="0" wp14:anchorId="6B0A0A99" wp14:editId="55066691">
            <wp:extent cx="5943600" cy="2703195"/>
            <wp:effectExtent l="0" t="0" r="0" b="1905"/>
            <wp:docPr id="45423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38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8A6">
        <w:rPr>
          <w:rFonts w:ascii="Calibri" w:eastAsiaTheme="majorEastAsia" w:hAnsi="Calibri" w:cs="Calibri"/>
          <w:rtl/>
          <w:lang w:bidi="fa-IR"/>
        </w:rPr>
        <w:t xml:space="preserve"> </w:t>
      </w:r>
    </w:p>
    <w:p w14:paraId="4F2A5FF3" w14:textId="77777777" w:rsidR="00185E81" w:rsidRPr="00FC38A6" w:rsidRDefault="00185E81" w:rsidP="00185E81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</w:p>
    <w:p w14:paraId="1F20086F" w14:textId="77777777" w:rsidR="00185E81" w:rsidRPr="00FC38A6" w:rsidRDefault="00185E81" w:rsidP="00185E81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</w:p>
    <w:p w14:paraId="00D401EF" w14:textId="77777777" w:rsidR="00185E81" w:rsidRPr="00FC38A6" w:rsidRDefault="00185E81" w:rsidP="00185E81">
      <w:pPr>
        <w:pStyle w:val="ListParagraph"/>
        <w:bidi/>
        <w:rPr>
          <w:rFonts w:ascii="Calibri" w:eastAsiaTheme="majorEastAsia" w:hAnsi="Calibri" w:cs="Calibri"/>
          <w:lang w:bidi="fa-IR"/>
        </w:rPr>
      </w:pPr>
    </w:p>
    <w:p w14:paraId="36C9924A" w14:textId="3A688E30" w:rsidR="00172FD8" w:rsidRPr="00FC38A6" w:rsidRDefault="00172FD8" w:rsidP="00172FD8">
      <w:pPr>
        <w:pStyle w:val="ListParagraph"/>
        <w:numPr>
          <w:ilvl w:val="0"/>
          <w:numId w:val="4"/>
        </w:numPr>
        <w:bidi/>
        <w:rPr>
          <w:rFonts w:ascii="Calibri" w:eastAsiaTheme="majorEastAsia" w:hAnsi="Calibri" w:cs="Calibri"/>
          <w:lang w:bidi="fa-IR"/>
        </w:rPr>
      </w:pPr>
      <m:oMath>
        <m:r>
          <w:rPr>
            <w:rFonts w:ascii="Cambria Math" w:eastAsiaTheme="majorEastAsia" w:hAnsi="Cambria Math" w:cs="Calibri"/>
            <w:lang w:bidi="fa-IR"/>
          </w:rPr>
          <m:t>M=101</m:t>
        </m:r>
      </m:oMath>
    </w:p>
    <w:p w14:paraId="58654E6F" w14:textId="5D577116" w:rsidR="0016434A" w:rsidRPr="00FC38A6" w:rsidRDefault="0016434A" w:rsidP="0016434A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  <w:r w:rsidRPr="00FC38A6">
        <w:rPr>
          <w:rFonts w:ascii="Calibri" w:eastAsiaTheme="majorEastAsia" w:hAnsi="Calibri" w:cs="Calibri"/>
          <w:rtl/>
          <w:lang w:bidi="fa-IR"/>
        </w:rPr>
        <w:t xml:space="preserve">در این حالت نات </w:t>
      </w:r>
      <w:r w:rsidRPr="00FC38A6">
        <w:rPr>
          <w:rFonts w:ascii="Calibri" w:eastAsiaTheme="majorEastAsia" w:hAnsi="Calibri" w:cs="Calibri"/>
          <w:lang w:bidi="fa-IR"/>
        </w:rPr>
        <w:t>A</w:t>
      </w:r>
      <w:r w:rsidRPr="00FC38A6">
        <w:rPr>
          <w:rFonts w:ascii="Calibri" w:eastAsiaTheme="majorEastAsia" w:hAnsi="Calibri" w:cs="Calibri"/>
          <w:rtl/>
          <w:lang w:bidi="fa-IR"/>
        </w:rPr>
        <w:t xml:space="preserve"> پشت رجیستر لود میشود:</w:t>
      </w:r>
    </w:p>
    <w:p w14:paraId="026D5A51" w14:textId="77777777" w:rsidR="00F02903" w:rsidRPr="00FC38A6" w:rsidRDefault="00F02903" w:rsidP="0016434A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</w:p>
    <w:p w14:paraId="32FE0224" w14:textId="6F0087F9" w:rsidR="0016434A" w:rsidRPr="00FC38A6" w:rsidRDefault="00F02903" w:rsidP="00F02903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  <w:r w:rsidRPr="00FC38A6">
        <w:rPr>
          <w:rFonts w:ascii="Calibri" w:eastAsiaTheme="majorEastAsia" w:hAnsi="Calibri" w:cs="Calibri"/>
          <w:noProof/>
          <w:rtl/>
          <w:lang w:bidi="fa-IR"/>
        </w:rPr>
        <w:drawing>
          <wp:inline distT="0" distB="0" distL="0" distR="0" wp14:anchorId="377B54E2" wp14:editId="519A9AE8">
            <wp:extent cx="5943600" cy="2439670"/>
            <wp:effectExtent l="0" t="0" r="0" b="0"/>
            <wp:docPr id="103372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248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1819" w14:textId="77777777" w:rsidR="00F02903" w:rsidRPr="00FC38A6" w:rsidRDefault="00F02903" w:rsidP="00F02903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</w:p>
    <w:p w14:paraId="587F5ED8" w14:textId="263DB266" w:rsidR="00172FD8" w:rsidRPr="00FC38A6" w:rsidRDefault="00172FD8" w:rsidP="00172FD8">
      <w:pPr>
        <w:pStyle w:val="ListParagraph"/>
        <w:numPr>
          <w:ilvl w:val="0"/>
          <w:numId w:val="4"/>
        </w:numPr>
        <w:bidi/>
        <w:rPr>
          <w:rFonts w:ascii="Calibri" w:eastAsiaTheme="majorEastAsia" w:hAnsi="Calibri" w:cs="Calibri"/>
          <w:lang w:bidi="fa-IR"/>
        </w:rPr>
      </w:pPr>
      <m:oMath>
        <m:r>
          <w:rPr>
            <w:rFonts w:ascii="Cambria Math" w:eastAsiaTheme="majorEastAsia" w:hAnsi="Cambria Math" w:cs="Calibri"/>
            <w:lang w:bidi="fa-IR"/>
          </w:rPr>
          <w:lastRenderedPageBreak/>
          <m:t>M=110</m:t>
        </m:r>
      </m:oMath>
    </w:p>
    <w:p w14:paraId="7F88456C" w14:textId="7C3F1FAB" w:rsidR="0016434A" w:rsidRPr="00FC38A6" w:rsidRDefault="00F02903" w:rsidP="0016434A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  <w:r w:rsidRPr="00FC38A6">
        <w:rPr>
          <w:rFonts w:ascii="Calibri" w:eastAsiaTheme="majorEastAsia" w:hAnsi="Calibri" w:cs="Calibri"/>
          <w:rtl/>
          <w:lang w:bidi="fa-IR"/>
        </w:rPr>
        <w:t xml:space="preserve">در این مرحله اند  </w:t>
      </w:r>
      <w:r w:rsidRPr="00FC38A6">
        <w:rPr>
          <w:rFonts w:ascii="Calibri" w:eastAsiaTheme="majorEastAsia" w:hAnsi="Calibri" w:cs="Calibri"/>
          <w:lang w:bidi="fa-IR"/>
        </w:rPr>
        <w:t>A , B</w:t>
      </w:r>
      <w:r w:rsidRPr="00FC38A6">
        <w:rPr>
          <w:rFonts w:ascii="Calibri" w:eastAsiaTheme="majorEastAsia" w:hAnsi="Calibri" w:cs="Calibri"/>
          <w:rtl/>
          <w:lang w:bidi="fa-IR"/>
        </w:rPr>
        <w:t xml:space="preserve"> در </w:t>
      </w:r>
      <w:r w:rsidRPr="00FC38A6">
        <w:rPr>
          <w:rFonts w:ascii="Calibri" w:eastAsiaTheme="majorEastAsia" w:hAnsi="Calibri" w:cs="Calibri"/>
          <w:lang w:bidi="fa-IR"/>
        </w:rPr>
        <w:t>AUL</w:t>
      </w:r>
      <w:r w:rsidRPr="00FC38A6">
        <w:rPr>
          <w:rFonts w:ascii="Calibri" w:eastAsiaTheme="majorEastAsia" w:hAnsi="Calibri" w:cs="Calibri"/>
          <w:rtl/>
          <w:lang w:bidi="fa-IR"/>
        </w:rPr>
        <w:t xml:space="preserve"> و در </w:t>
      </w:r>
      <w:r w:rsidRPr="00FC38A6">
        <w:rPr>
          <w:rFonts w:ascii="Calibri" w:eastAsiaTheme="majorEastAsia" w:hAnsi="Calibri" w:cs="Calibri"/>
          <w:lang w:bidi="fa-IR"/>
        </w:rPr>
        <w:t xml:space="preserve">F </w:t>
      </w:r>
      <w:r w:rsidRPr="00FC38A6">
        <w:rPr>
          <w:rFonts w:ascii="Calibri" w:eastAsiaTheme="majorEastAsia" w:hAnsi="Calibri" w:cs="Calibri"/>
          <w:rtl/>
          <w:lang w:bidi="fa-IR"/>
        </w:rPr>
        <w:t xml:space="preserve"> قرار گرفته و پشت رجیستر </w:t>
      </w:r>
      <w:r w:rsidRPr="00FC38A6">
        <w:rPr>
          <w:rFonts w:ascii="Calibri" w:eastAsiaTheme="majorEastAsia" w:hAnsi="Calibri" w:cs="Calibri"/>
          <w:lang w:bidi="fa-IR"/>
        </w:rPr>
        <w:t>A</w:t>
      </w:r>
      <w:r w:rsidRPr="00FC38A6">
        <w:rPr>
          <w:rFonts w:ascii="Calibri" w:eastAsiaTheme="majorEastAsia" w:hAnsi="Calibri" w:cs="Calibri"/>
          <w:rtl/>
          <w:lang w:bidi="fa-IR"/>
        </w:rPr>
        <w:t xml:space="preserve"> مقدار 1 قرار دارد.</w:t>
      </w:r>
    </w:p>
    <w:p w14:paraId="7C289AC3" w14:textId="310204BB" w:rsidR="00F02903" w:rsidRPr="00FC38A6" w:rsidRDefault="0094552C" w:rsidP="00F02903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  <w:r w:rsidRPr="00FC38A6">
        <w:rPr>
          <w:rFonts w:ascii="Calibri" w:eastAsiaTheme="majorEastAsia" w:hAnsi="Calibri" w:cs="Calibri"/>
          <w:noProof/>
          <w:rtl/>
          <w:lang w:bidi="fa-IR"/>
        </w:rPr>
        <w:drawing>
          <wp:inline distT="0" distB="0" distL="0" distR="0" wp14:anchorId="357C3EF2" wp14:editId="34C8AD36">
            <wp:extent cx="5943600" cy="2496185"/>
            <wp:effectExtent l="0" t="0" r="0" b="0"/>
            <wp:docPr id="134149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968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8AEE" w14:textId="5C7A9096" w:rsidR="00F02903" w:rsidRPr="00FC38A6" w:rsidRDefault="00F02903" w:rsidP="00F02903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  <w:r w:rsidRPr="00FC38A6">
        <w:rPr>
          <w:rFonts w:ascii="Calibri" w:eastAsiaTheme="majorEastAsia" w:hAnsi="Calibri" w:cs="Calibri"/>
          <w:rtl/>
          <w:lang w:bidi="fa-IR"/>
        </w:rPr>
        <w:t xml:space="preserve">  </w:t>
      </w:r>
    </w:p>
    <w:p w14:paraId="4F4FED97" w14:textId="7665CCD9" w:rsidR="0016434A" w:rsidRPr="00FC38A6" w:rsidRDefault="00172FD8" w:rsidP="00F02903">
      <w:pPr>
        <w:pStyle w:val="ListParagraph"/>
        <w:numPr>
          <w:ilvl w:val="0"/>
          <w:numId w:val="4"/>
        </w:numPr>
        <w:bidi/>
        <w:rPr>
          <w:rFonts w:ascii="Calibri" w:eastAsiaTheme="majorEastAsia" w:hAnsi="Calibri" w:cs="Calibri"/>
          <w:rtl/>
          <w:lang w:bidi="fa-IR"/>
        </w:rPr>
      </w:pPr>
      <m:oMath>
        <m:r>
          <w:rPr>
            <w:rFonts w:ascii="Cambria Math" w:eastAsiaTheme="majorEastAsia" w:hAnsi="Cambria Math" w:cs="Calibri"/>
            <w:lang w:bidi="fa-IR"/>
          </w:rPr>
          <m:t>M=111</m:t>
        </m:r>
      </m:oMath>
    </w:p>
    <w:p w14:paraId="22631CAD" w14:textId="0A3204BF" w:rsidR="0016434A" w:rsidRPr="00FC38A6" w:rsidRDefault="0016434A" w:rsidP="0016434A">
      <w:pPr>
        <w:pStyle w:val="ListParagraph"/>
        <w:bidi/>
        <w:rPr>
          <w:rFonts w:ascii="Calibri" w:eastAsiaTheme="majorEastAsia" w:hAnsi="Calibri" w:cs="Calibri"/>
          <w:rtl/>
          <w:lang w:bidi="fa-IR"/>
        </w:rPr>
      </w:pPr>
      <w:r w:rsidRPr="00FC38A6">
        <w:rPr>
          <w:rFonts w:ascii="Calibri" w:eastAsiaTheme="majorEastAsia" w:hAnsi="Calibri" w:cs="Calibri"/>
          <w:rtl/>
          <w:lang w:bidi="fa-IR"/>
        </w:rPr>
        <w:t xml:space="preserve">در این حالت جمع حسابی دو عدد </w:t>
      </w:r>
      <w:r w:rsidRPr="00FC38A6">
        <w:rPr>
          <w:rFonts w:ascii="Calibri" w:eastAsiaTheme="majorEastAsia" w:hAnsi="Calibri" w:cs="Calibri"/>
          <w:lang w:bidi="fa-IR"/>
        </w:rPr>
        <w:t>A, B</w:t>
      </w:r>
      <w:r w:rsidRPr="00FC38A6">
        <w:rPr>
          <w:rFonts w:ascii="Calibri" w:eastAsiaTheme="majorEastAsia" w:hAnsi="Calibri" w:cs="Calibri"/>
          <w:rtl/>
          <w:lang w:bidi="fa-IR"/>
        </w:rPr>
        <w:t xml:space="preserve"> در پشت رجیستر </w:t>
      </w:r>
      <w:r w:rsidRPr="00FC38A6">
        <w:rPr>
          <w:rFonts w:ascii="Calibri" w:eastAsiaTheme="majorEastAsia" w:hAnsi="Calibri" w:cs="Calibri"/>
          <w:lang w:bidi="fa-IR"/>
        </w:rPr>
        <w:t>A</w:t>
      </w:r>
      <w:r w:rsidRPr="00FC38A6">
        <w:rPr>
          <w:rFonts w:ascii="Calibri" w:eastAsiaTheme="majorEastAsia" w:hAnsi="Calibri" w:cs="Calibri"/>
          <w:rtl/>
          <w:lang w:bidi="fa-IR"/>
        </w:rPr>
        <w:t xml:space="preserve"> لود میشود (در شکل زیر </w:t>
      </w:r>
      <w:r w:rsidRPr="00FC38A6">
        <w:rPr>
          <w:rFonts w:ascii="Calibri" w:eastAsiaTheme="majorEastAsia" w:hAnsi="Calibri" w:cs="Calibri"/>
          <w:lang w:bidi="fa-IR"/>
        </w:rPr>
        <w:t>A = 6, B = 7</w:t>
      </w:r>
      <w:r w:rsidRPr="00FC38A6">
        <w:rPr>
          <w:rFonts w:ascii="Calibri" w:eastAsiaTheme="majorEastAsia" w:hAnsi="Calibri" w:cs="Calibri"/>
          <w:rtl/>
          <w:lang w:bidi="fa-IR"/>
        </w:rPr>
        <w:t xml:space="preserve"> است و پشت </w:t>
      </w:r>
      <w:r w:rsidRPr="00FC38A6">
        <w:rPr>
          <w:rFonts w:ascii="Calibri" w:eastAsiaTheme="majorEastAsia" w:hAnsi="Calibri" w:cs="Calibri"/>
          <w:lang w:bidi="fa-IR"/>
        </w:rPr>
        <w:t xml:space="preserve">A </w:t>
      </w:r>
      <w:r w:rsidRPr="00FC38A6">
        <w:rPr>
          <w:rFonts w:ascii="Calibri" w:eastAsiaTheme="majorEastAsia" w:hAnsi="Calibri" w:cs="Calibri"/>
          <w:rtl/>
          <w:lang w:bidi="fa-IR"/>
        </w:rPr>
        <w:t xml:space="preserve"> مقدار 13 لود شده است)</w:t>
      </w:r>
    </w:p>
    <w:p w14:paraId="30918971" w14:textId="2E2C5D6C" w:rsidR="0016434A" w:rsidRPr="00FC38A6" w:rsidRDefault="0016434A" w:rsidP="00D7104E">
      <w:pPr>
        <w:bidi/>
        <w:rPr>
          <w:rFonts w:ascii="Calibri" w:eastAsiaTheme="majorEastAsia" w:hAnsi="Calibri" w:cs="Calibri"/>
          <w:lang w:bidi="fa-IR"/>
        </w:rPr>
      </w:pPr>
      <w:r w:rsidRPr="00FC38A6">
        <w:rPr>
          <w:rFonts w:ascii="Calibri" w:eastAsiaTheme="majorEastAsia" w:hAnsi="Calibri" w:cs="Calibri"/>
          <w:noProof/>
          <w:rtl/>
          <w:lang w:bidi="fa-IR"/>
        </w:rPr>
        <w:drawing>
          <wp:inline distT="0" distB="0" distL="0" distR="0" wp14:anchorId="2DC2D9B7" wp14:editId="2AD2EC27">
            <wp:extent cx="5943600" cy="2713355"/>
            <wp:effectExtent l="0" t="0" r="0" b="0"/>
            <wp:docPr id="39274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40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11D2" w14:textId="77777777" w:rsidR="00D7104E" w:rsidRPr="00FC38A6" w:rsidRDefault="00D7104E" w:rsidP="00D7104E">
      <w:pPr>
        <w:bidi/>
        <w:rPr>
          <w:rFonts w:ascii="Calibri" w:eastAsiaTheme="majorEastAsia" w:hAnsi="Calibri" w:cs="Calibri"/>
          <w:lang w:bidi="fa-IR"/>
        </w:rPr>
      </w:pPr>
    </w:p>
    <w:p w14:paraId="5E596E4E" w14:textId="77777777" w:rsidR="00D7104E" w:rsidRPr="00FC38A6" w:rsidRDefault="00D7104E" w:rsidP="00D7104E">
      <w:pPr>
        <w:bidi/>
        <w:rPr>
          <w:rFonts w:ascii="Calibri" w:eastAsiaTheme="majorEastAsia" w:hAnsi="Calibri" w:cs="Calibri"/>
          <w:lang w:bidi="fa-IR"/>
        </w:rPr>
      </w:pPr>
    </w:p>
    <w:p w14:paraId="46C6EEE9" w14:textId="77777777" w:rsidR="00D7104E" w:rsidRPr="00FC38A6" w:rsidRDefault="00D7104E" w:rsidP="00D7104E">
      <w:pPr>
        <w:bidi/>
        <w:rPr>
          <w:rFonts w:ascii="Calibri" w:eastAsiaTheme="majorEastAsia" w:hAnsi="Calibri" w:cs="Calibri"/>
          <w:lang w:bidi="fa-IR"/>
        </w:rPr>
      </w:pPr>
    </w:p>
    <w:p w14:paraId="17471864" w14:textId="7E379F7B" w:rsidR="00D7104E" w:rsidRPr="00FC38A6" w:rsidRDefault="002103FB" w:rsidP="002103FB">
      <w:pPr>
        <w:pStyle w:val="Heading2"/>
        <w:numPr>
          <w:ilvl w:val="0"/>
          <w:numId w:val="1"/>
        </w:numPr>
        <w:bidi/>
        <w:spacing w:line="240" w:lineRule="auto"/>
        <w:rPr>
          <w:rFonts w:ascii="Calibri" w:hAnsi="Calibri" w:cs="Calibri"/>
          <w:lang w:bidi="fa-IR"/>
        </w:rPr>
      </w:pPr>
      <w:r w:rsidRPr="00FC38A6">
        <w:rPr>
          <w:rFonts w:ascii="Calibri" w:hAnsi="Calibri" w:cs="Calibri"/>
          <w:rtl/>
          <w:lang w:bidi="fa-IR"/>
        </w:rPr>
        <w:lastRenderedPageBreak/>
        <w:t xml:space="preserve">ساخت مدار داخلی یک </w:t>
      </w:r>
      <w:r w:rsidRPr="00FC38A6">
        <w:rPr>
          <w:rFonts w:ascii="Calibri" w:hAnsi="Calibri" w:cs="Calibri"/>
          <w:lang w:bidi="fa-IR"/>
        </w:rPr>
        <w:t>ALU</w:t>
      </w:r>
    </w:p>
    <w:p w14:paraId="3EA08E4F" w14:textId="77777777" w:rsidR="002103FB" w:rsidRPr="00FC38A6" w:rsidRDefault="002103FB" w:rsidP="002103FB">
      <w:pPr>
        <w:bidi/>
        <w:rPr>
          <w:rFonts w:ascii="Calibri" w:hAnsi="Calibri" w:cs="Calibri"/>
          <w:rtl/>
          <w:lang w:bidi="fa-IR"/>
        </w:rPr>
      </w:pPr>
      <w:r w:rsidRPr="00FC38A6">
        <w:rPr>
          <w:rFonts w:ascii="Calibri" w:hAnsi="Calibri" w:cs="Calibri"/>
          <w:rtl/>
          <w:lang w:bidi="fa-IR"/>
        </w:rPr>
        <w:t xml:space="preserve">در این آزمایش باید مطابق با جدول زیر یک </w:t>
      </w:r>
      <w:r w:rsidRPr="00FC38A6">
        <w:rPr>
          <w:rFonts w:ascii="Calibri" w:hAnsi="Calibri" w:cs="Calibri"/>
          <w:lang w:bidi="fa-IR"/>
        </w:rPr>
        <w:t>ALU</w:t>
      </w:r>
      <w:r w:rsidRPr="00FC38A6">
        <w:rPr>
          <w:rFonts w:ascii="Calibri" w:hAnsi="Calibri" w:cs="Calibri"/>
          <w:rtl/>
          <w:lang w:bidi="fa-IR"/>
        </w:rPr>
        <w:t xml:space="preserve"> بسازیم:</w:t>
      </w:r>
    </w:p>
    <w:p w14:paraId="40FCF1E3" w14:textId="150BBB26" w:rsidR="002103FB" w:rsidRPr="00FC38A6" w:rsidRDefault="002103FB" w:rsidP="002103FB">
      <w:pPr>
        <w:bidi/>
        <w:rPr>
          <w:rFonts w:ascii="Calibri" w:hAnsi="Calibri" w:cs="Calibri"/>
          <w:rtl/>
          <w:lang w:bidi="fa-IR"/>
        </w:rPr>
      </w:pPr>
      <w:r w:rsidRPr="00FC38A6">
        <w:rPr>
          <w:rFonts w:ascii="Calibri" w:hAnsi="Calibri" w:cs="Calibri"/>
          <w:noProof/>
          <w:rtl/>
          <w:lang w:bidi="fa-IR"/>
        </w:rPr>
        <w:drawing>
          <wp:inline distT="0" distB="0" distL="0" distR="0" wp14:anchorId="7E17662F" wp14:editId="668EA293">
            <wp:extent cx="5943600" cy="3956050"/>
            <wp:effectExtent l="0" t="0" r="0" b="6350"/>
            <wp:docPr id="165962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227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E29A" w14:textId="050B8DD8" w:rsidR="002103FB" w:rsidRPr="00FC38A6" w:rsidRDefault="002103FB" w:rsidP="009F5016">
      <w:pPr>
        <w:bidi/>
        <w:rPr>
          <w:rFonts w:ascii="Calibri" w:hAnsi="Calibri" w:cs="Calibri"/>
          <w:rtl/>
          <w:lang w:bidi="fa-IR"/>
        </w:rPr>
      </w:pPr>
      <w:r w:rsidRPr="00FC38A6">
        <w:rPr>
          <w:rFonts w:ascii="Calibri" w:hAnsi="Calibri" w:cs="Calibri"/>
          <w:rtl/>
          <w:lang w:bidi="fa-IR"/>
        </w:rPr>
        <w:t xml:space="preserve">همان طور که مشاهده می‌شود مدار باید بتواند عملیات حسابی، منطقی و شیفت دادن را انجام دهد. با کمی دقت می‌بینیم </w:t>
      </w:r>
      <w:r w:rsidR="009F5016" w:rsidRPr="00FC38A6">
        <w:rPr>
          <w:rFonts w:ascii="Calibri" w:hAnsi="Calibri" w:cs="Calibri"/>
          <w:rtl/>
          <w:lang w:bidi="fa-IR"/>
        </w:rPr>
        <w:t xml:space="preserve">که حالات </w:t>
      </w:r>
      <w:r w:rsidR="009F5016" w:rsidRPr="00FC38A6">
        <w:rPr>
          <w:rFonts w:ascii="Calibri" w:hAnsi="Calibri" w:cs="Calibri"/>
          <w:lang w:bidi="fa-IR"/>
        </w:rPr>
        <w:t>S3 = 0, S2 = 0</w:t>
      </w:r>
      <w:r w:rsidR="009F5016" w:rsidRPr="00FC38A6">
        <w:rPr>
          <w:rFonts w:ascii="Calibri" w:hAnsi="Calibri" w:cs="Calibri"/>
          <w:rtl/>
          <w:lang w:bidi="fa-IR"/>
        </w:rPr>
        <w:t xml:space="preserve"> عملیات حسابی، </w:t>
      </w:r>
      <w:r w:rsidR="009F5016" w:rsidRPr="00FC38A6">
        <w:rPr>
          <w:rFonts w:ascii="Calibri" w:hAnsi="Calibri" w:cs="Calibri"/>
          <w:lang w:bidi="fa-IR"/>
        </w:rPr>
        <w:t>S3 = 0, S2 = 1</w:t>
      </w:r>
      <w:r w:rsidR="009F5016" w:rsidRPr="00FC38A6">
        <w:rPr>
          <w:rFonts w:ascii="Calibri" w:hAnsi="Calibri" w:cs="Calibri"/>
          <w:rtl/>
          <w:lang w:bidi="fa-IR"/>
        </w:rPr>
        <w:t xml:space="preserve"> عملیات منطقی و </w:t>
      </w:r>
      <w:r w:rsidR="009F5016" w:rsidRPr="00FC38A6">
        <w:rPr>
          <w:rFonts w:ascii="Calibri" w:hAnsi="Calibri" w:cs="Calibri"/>
          <w:lang w:bidi="fa-IR"/>
        </w:rPr>
        <w:t>S3 = 1</w:t>
      </w:r>
      <w:r w:rsidR="009F5016" w:rsidRPr="00FC38A6">
        <w:rPr>
          <w:rFonts w:ascii="Calibri" w:hAnsi="Calibri" w:cs="Calibri"/>
          <w:rtl/>
          <w:lang w:bidi="fa-IR"/>
        </w:rPr>
        <w:t xml:space="preserve"> شیفت دادن را انجام می‌دهند. پس با قطعه 74153 که مالتی پلکسر است از روی </w:t>
      </w:r>
      <w:r w:rsidR="009F5016" w:rsidRPr="00FC38A6">
        <w:rPr>
          <w:rFonts w:ascii="Calibri" w:hAnsi="Calibri" w:cs="Calibri"/>
          <w:lang w:bidi="fa-IR"/>
        </w:rPr>
        <w:t>S3, S2</w:t>
      </w:r>
      <w:r w:rsidR="009F5016" w:rsidRPr="00FC38A6">
        <w:rPr>
          <w:rFonts w:ascii="Calibri" w:hAnsi="Calibri" w:cs="Calibri"/>
          <w:rtl/>
          <w:lang w:bidi="fa-IR"/>
        </w:rPr>
        <w:t xml:space="preserve"> تشخیص می‌دهیم که خروجی‌های مدار باید از کدام بخش بیایند.</w:t>
      </w:r>
      <w:r w:rsidR="00C25947" w:rsidRPr="00FC38A6">
        <w:rPr>
          <w:rFonts w:ascii="Calibri" w:hAnsi="Calibri" w:cs="Calibri"/>
          <w:rtl/>
          <w:lang w:bidi="fa-IR"/>
        </w:rPr>
        <w:t xml:space="preserve"> سپس هر بخش را طراحی می‌کنیم.</w:t>
      </w:r>
    </w:p>
    <w:p w14:paraId="29DF02A6" w14:textId="10BE3D4A" w:rsidR="00DD096E" w:rsidRPr="00FC38A6" w:rsidRDefault="00C25947" w:rsidP="00DD096E">
      <w:pPr>
        <w:bidi/>
        <w:rPr>
          <w:rFonts w:ascii="Calibri" w:hAnsi="Calibri" w:cs="Calibri"/>
          <w:rtl/>
          <w:lang w:bidi="fa-IR"/>
        </w:rPr>
      </w:pPr>
      <w:r w:rsidRPr="00FC38A6">
        <w:rPr>
          <w:rFonts w:ascii="Calibri" w:hAnsi="Calibri" w:cs="Calibri"/>
          <w:rtl/>
          <w:lang w:bidi="fa-IR"/>
        </w:rPr>
        <w:t>بخش اول – عملیات حسابی:</w:t>
      </w:r>
      <w:r w:rsidRPr="00FC38A6">
        <w:rPr>
          <w:rFonts w:ascii="Calibri" w:hAnsi="Calibri" w:cs="Calibri"/>
          <w:rtl/>
          <w:lang w:bidi="fa-IR"/>
        </w:rPr>
        <w:br/>
        <w:t>تمام عملیات این بخش از مدار با یک تمام جمع کننده 4 بیتی</w:t>
      </w:r>
      <w:ins w:id="0" w:author="The God Father 04.11" w:date="2026-08-30T07:18:00Z" w16du:dateUtc="2026-08-30T03:48:00Z">
        <w:r w:rsidR="00DB66A0" w:rsidRPr="00FC38A6">
          <w:rPr>
            <w:rFonts w:ascii="Calibri" w:hAnsi="Calibri" w:cs="Calibri"/>
            <w:rtl/>
            <w:lang w:bidi="fa-IR"/>
          </w:rPr>
          <w:t xml:space="preserve"> یع</w:t>
        </w:r>
      </w:ins>
      <w:ins w:id="1" w:author="The God Father 04.11" w:date="2026-08-30T07:19:00Z" w16du:dateUtc="2026-08-30T03:49:00Z">
        <w:r w:rsidR="00DB66A0" w:rsidRPr="00FC38A6">
          <w:rPr>
            <w:rFonts w:ascii="Calibri" w:hAnsi="Calibri" w:cs="Calibri"/>
            <w:rtl/>
            <w:lang w:bidi="fa-IR"/>
          </w:rPr>
          <w:t>نی قطعه 7483</w:t>
        </w:r>
      </w:ins>
      <w:r w:rsidRPr="00FC38A6">
        <w:rPr>
          <w:rFonts w:ascii="Calibri" w:hAnsi="Calibri" w:cs="Calibri"/>
          <w:rtl/>
          <w:lang w:bidi="fa-IR"/>
        </w:rPr>
        <w:t xml:space="preserve"> قابل انجام هستند. برای طراحی این بخش، از مالتی پلکسر با سلکت‌های </w:t>
      </w:r>
      <w:r w:rsidRPr="00FC38A6">
        <w:rPr>
          <w:rFonts w:ascii="Calibri" w:hAnsi="Calibri" w:cs="Calibri"/>
          <w:lang w:bidi="fa-IR"/>
        </w:rPr>
        <w:t>S1, S0</w:t>
      </w:r>
      <w:r w:rsidRPr="00FC38A6">
        <w:rPr>
          <w:rFonts w:ascii="Calibri" w:hAnsi="Calibri" w:cs="Calibri"/>
          <w:rtl/>
          <w:lang w:bidi="fa-IR"/>
        </w:rPr>
        <w:t xml:space="preserve"> استفاده می‌کنیم تا تعیین ‌کنیم که ورودی جمع کننده از چه چیزی تامین شود. در تمام حالات، یکی از ورودی‌ها عدد </w:t>
      </w:r>
      <w:r w:rsidRPr="00FC38A6">
        <w:rPr>
          <w:rFonts w:ascii="Calibri" w:hAnsi="Calibri" w:cs="Calibri"/>
          <w:lang w:bidi="fa-IR"/>
        </w:rPr>
        <w:t>A</w:t>
      </w:r>
      <w:r w:rsidRPr="00FC38A6">
        <w:rPr>
          <w:rFonts w:ascii="Calibri" w:hAnsi="Calibri" w:cs="Calibri"/>
          <w:rtl/>
          <w:lang w:bidi="fa-IR"/>
        </w:rPr>
        <w:t xml:space="preserve"> است. پس فقط </w:t>
      </w:r>
      <w:r w:rsidR="00781368" w:rsidRPr="00FC38A6">
        <w:rPr>
          <w:rFonts w:ascii="Calibri" w:hAnsi="Calibri" w:cs="Calibri"/>
          <w:rtl/>
          <w:lang w:bidi="fa-IR"/>
        </w:rPr>
        <w:t xml:space="preserve">تعیین </w:t>
      </w:r>
      <w:r w:rsidRPr="00FC38A6">
        <w:rPr>
          <w:rFonts w:ascii="Calibri" w:hAnsi="Calibri" w:cs="Calibri"/>
          <w:rtl/>
          <w:lang w:bidi="fa-IR"/>
        </w:rPr>
        <w:t xml:space="preserve">ورودی دوم به مالتی پلکسر نیاز دارد. اگر </w:t>
      </w:r>
      <w:r w:rsidRPr="00FC38A6">
        <w:rPr>
          <w:rFonts w:ascii="Calibri" w:hAnsi="Calibri" w:cs="Calibri"/>
          <w:lang w:bidi="fa-IR"/>
        </w:rPr>
        <w:t>S1 = 0, S0 = 0</w:t>
      </w:r>
      <w:r w:rsidRPr="00FC38A6">
        <w:rPr>
          <w:rFonts w:ascii="Calibri" w:hAnsi="Calibri" w:cs="Calibri"/>
          <w:rtl/>
          <w:lang w:bidi="fa-IR"/>
        </w:rPr>
        <w:t xml:space="preserve"> ورودی دوم 0000</w:t>
      </w:r>
      <w:r w:rsidR="00781368" w:rsidRPr="00FC38A6">
        <w:rPr>
          <w:rFonts w:ascii="Calibri" w:hAnsi="Calibri" w:cs="Calibri"/>
          <w:rtl/>
          <w:lang w:bidi="fa-IR"/>
        </w:rPr>
        <w:t xml:space="preserve">، اگر </w:t>
      </w:r>
      <w:r w:rsidR="00781368" w:rsidRPr="00FC38A6">
        <w:rPr>
          <w:rFonts w:ascii="Calibri" w:hAnsi="Calibri" w:cs="Calibri"/>
          <w:lang w:bidi="fa-IR"/>
        </w:rPr>
        <w:t>S1 = 0, S0 = 1</w:t>
      </w:r>
      <w:r w:rsidR="00781368" w:rsidRPr="00FC38A6">
        <w:rPr>
          <w:rFonts w:ascii="Calibri" w:hAnsi="Calibri" w:cs="Calibri"/>
          <w:rtl/>
          <w:lang w:bidi="fa-IR"/>
        </w:rPr>
        <w:t xml:space="preserve"> ورودی دوم عدد </w:t>
      </w:r>
      <w:r w:rsidR="00781368" w:rsidRPr="00FC38A6">
        <w:rPr>
          <w:rFonts w:ascii="Calibri" w:hAnsi="Calibri" w:cs="Calibri"/>
          <w:lang w:bidi="fa-IR"/>
        </w:rPr>
        <w:t>B</w:t>
      </w:r>
      <w:r w:rsidR="00781368" w:rsidRPr="00FC38A6">
        <w:rPr>
          <w:rFonts w:ascii="Calibri" w:hAnsi="Calibri" w:cs="Calibri"/>
          <w:rtl/>
          <w:lang w:bidi="fa-IR"/>
        </w:rPr>
        <w:t xml:space="preserve">، اگر </w:t>
      </w:r>
      <w:r w:rsidR="00781368" w:rsidRPr="00FC38A6">
        <w:rPr>
          <w:rFonts w:ascii="Calibri" w:hAnsi="Calibri" w:cs="Calibri"/>
          <w:lang w:bidi="fa-IR"/>
        </w:rPr>
        <w:t>S1 = 1, S0 = 0</w:t>
      </w:r>
      <w:r w:rsidR="00781368" w:rsidRPr="00FC38A6">
        <w:rPr>
          <w:rFonts w:ascii="Calibri" w:hAnsi="Calibri" w:cs="Calibri"/>
          <w:rtl/>
          <w:lang w:bidi="fa-IR"/>
        </w:rPr>
        <w:t>، ورودی دوم</w:t>
      </w:r>
      <w:ins w:id="2" w:author="The God Father 04.11" w:date="2026-08-30T07:19:00Z" w16du:dateUtc="2026-08-30T03:49:00Z">
        <w:r w:rsidR="00DB66A0" w:rsidRPr="00FC38A6">
          <w:rPr>
            <w:rFonts w:ascii="Calibri" w:hAnsi="Calibri" w:cs="Calibri"/>
            <w:rtl/>
            <w:lang w:bidi="fa-IR"/>
          </w:rPr>
          <w:t xml:space="preserve"> عدد</w:t>
        </w:r>
      </w:ins>
      <w:r w:rsidR="00781368" w:rsidRPr="00FC38A6">
        <w:rPr>
          <w:rFonts w:ascii="Calibri" w:hAnsi="Calibri" w:cs="Calibri"/>
          <w:rtl/>
          <w:lang w:bidi="fa-IR"/>
        </w:rPr>
        <w:t xml:space="preserve"> </w:t>
      </w:r>
      <w:r w:rsidR="00781368" w:rsidRPr="00FC38A6">
        <w:rPr>
          <w:rFonts w:ascii="Calibri" w:hAnsi="Calibri" w:cs="Calibri"/>
          <w:lang w:bidi="fa-IR"/>
        </w:rPr>
        <w:t>B’</w:t>
      </w:r>
      <w:r w:rsidR="00781368" w:rsidRPr="00FC38A6">
        <w:rPr>
          <w:rFonts w:ascii="Calibri" w:hAnsi="Calibri" w:cs="Calibri"/>
          <w:rtl/>
          <w:lang w:bidi="fa-IR"/>
        </w:rPr>
        <w:t xml:space="preserve"> و اگر</w:t>
      </w:r>
      <w:ins w:id="3" w:author="The God Father 04.11" w:date="2026-08-30T07:20:00Z" w16du:dateUtc="2026-08-30T03:50:00Z">
        <w:r w:rsidR="00DB66A0" w:rsidRPr="00FC38A6">
          <w:rPr>
            <w:rFonts w:ascii="Calibri" w:hAnsi="Calibri" w:cs="Calibri"/>
            <w:rtl/>
            <w:lang w:bidi="fa-IR"/>
          </w:rPr>
          <w:t xml:space="preserve">   </w:t>
        </w:r>
      </w:ins>
      <w:r w:rsidR="00781368" w:rsidRPr="00FC38A6">
        <w:rPr>
          <w:rFonts w:ascii="Calibri" w:hAnsi="Calibri" w:cs="Calibri"/>
          <w:rtl/>
          <w:lang w:bidi="fa-IR"/>
        </w:rPr>
        <w:t xml:space="preserve"> </w:t>
      </w:r>
      <w:r w:rsidR="00781368" w:rsidRPr="00FC38A6">
        <w:rPr>
          <w:rFonts w:ascii="Calibri" w:hAnsi="Calibri" w:cs="Calibri"/>
          <w:lang w:bidi="fa-IR"/>
        </w:rPr>
        <w:t>S1 = 1, S0 = 1</w:t>
      </w:r>
      <w:r w:rsidR="00781368" w:rsidRPr="00FC38A6">
        <w:rPr>
          <w:rFonts w:ascii="Calibri" w:hAnsi="Calibri" w:cs="Calibri"/>
          <w:rtl/>
          <w:lang w:bidi="fa-IR"/>
        </w:rPr>
        <w:t xml:space="preserve">، ورودی دوم 1111 خواهد بود. خروجی‌های این تمام جمع کننده را </w:t>
      </w:r>
      <w:r w:rsidR="00781368" w:rsidRPr="00FC38A6">
        <w:rPr>
          <w:rFonts w:ascii="Calibri" w:hAnsi="Calibri" w:cs="Calibri"/>
          <w:lang w:bidi="fa-IR"/>
        </w:rPr>
        <w:t>ARITH-0</w:t>
      </w:r>
      <w:r w:rsidR="00781368" w:rsidRPr="00FC38A6">
        <w:rPr>
          <w:rFonts w:ascii="Calibri" w:hAnsi="Calibri" w:cs="Calibri"/>
          <w:rtl/>
          <w:lang w:bidi="fa-IR"/>
        </w:rPr>
        <w:t xml:space="preserve"> تا </w:t>
      </w:r>
      <w:r w:rsidR="00781368" w:rsidRPr="00FC38A6">
        <w:rPr>
          <w:rFonts w:ascii="Calibri" w:hAnsi="Calibri" w:cs="Calibri"/>
          <w:lang w:bidi="fa-IR"/>
        </w:rPr>
        <w:t>ARITH-3</w:t>
      </w:r>
      <w:r w:rsidR="00781368" w:rsidRPr="00FC38A6">
        <w:rPr>
          <w:rFonts w:ascii="Calibri" w:hAnsi="Calibri" w:cs="Calibri"/>
          <w:rtl/>
          <w:lang w:bidi="fa-IR"/>
        </w:rPr>
        <w:t xml:space="preserve"> نام گذاری کردیم</w:t>
      </w:r>
      <w:r w:rsidR="00DD096E" w:rsidRPr="00FC38A6">
        <w:rPr>
          <w:rFonts w:ascii="Calibri" w:hAnsi="Calibri" w:cs="Calibri"/>
          <w:rtl/>
          <w:lang w:bidi="fa-IR"/>
        </w:rPr>
        <w:t xml:space="preserve">. در بخش اصلی مدار در حالت </w:t>
      </w:r>
      <w:r w:rsidR="00DD096E" w:rsidRPr="00FC38A6">
        <w:rPr>
          <w:rFonts w:ascii="Calibri" w:hAnsi="Calibri" w:cs="Calibri"/>
          <w:lang w:bidi="fa-IR"/>
        </w:rPr>
        <w:t>S3 = 0, S2 = 0</w:t>
      </w:r>
      <w:r w:rsidR="00DD096E" w:rsidRPr="00FC38A6">
        <w:rPr>
          <w:rFonts w:ascii="Calibri" w:hAnsi="Calibri" w:cs="Calibri"/>
          <w:rtl/>
          <w:lang w:bidi="fa-IR"/>
        </w:rPr>
        <w:t xml:space="preserve">، خروجی‌های </w:t>
      </w:r>
      <w:r w:rsidR="00DD096E" w:rsidRPr="00FC38A6">
        <w:rPr>
          <w:rFonts w:ascii="Calibri" w:hAnsi="Calibri" w:cs="Calibri"/>
          <w:lang w:bidi="fa-IR"/>
        </w:rPr>
        <w:t>F0</w:t>
      </w:r>
      <w:r w:rsidR="00DD096E" w:rsidRPr="00FC38A6">
        <w:rPr>
          <w:rFonts w:ascii="Calibri" w:hAnsi="Calibri" w:cs="Calibri"/>
          <w:rtl/>
          <w:lang w:bidi="fa-IR"/>
        </w:rPr>
        <w:t xml:space="preserve"> تا </w:t>
      </w:r>
      <w:r w:rsidR="00DD096E" w:rsidRPr="00FC38A6">
        <w:rPr>
          <w:rFonts w:ascii="Calibri" w:hAnsi="Calibri" w:cs="Calibri"/>
          <w:lang w:bidi="fa-IR"/>
        </w:rPr>
        <w:t>F3</w:t>
      </w:r>
      <w:r w:rsidR="00DD096E" w:rsidRPr="00FC38A6">
        <w:rPr>
          <w:rFonts w:ascii="Calibri" w:hAnsi="Calibri" w:cs="Calibri"/>
          <w:rtl/>
          <w:lang w:bidi="fa-IR"/>
        </w:rPr>
        <w:t xml:space="preserve"> به ترتیب از </w:t>
      </w:r>
      <w:r w:rsidR="00DD096E" w:rsidRPr="00FC38A6">
        <w:rPr>
          <w:rFonts w:ascii="Calibri" w:hAnsi="Calibri" w:cs="Calibri"/>
          <w:lang w:bidi="fa-IR"/>
        </w:rPr>
        <w:t>ARITH-0</w:t>
      </w:r>
      <w:r w:rsidR="00DD096E" w:rsidRPr="00FC38A6">
        <w:rPr>
          <w:rFonts w:ascii="Calibri" w:hAnsi="Calibri" w:cs="Calibri"/>
          <w:rtl/>
          <w:lang w:bidi="fa-IR"/>
        </w:rPr>
        <w:t xml:space="preserve"> تا </w:t>
      </w:r>
      <w:r w:rsidR="00DD096E" w:rsidRPr="00FC38A6">
        <w:rPr>
          <w:rFonts w:ascii="Calibri" w:hAnsi="Calibri" w:cs="Calibri"/>
          <w:lang w:bidi="fa-IR"/>
        </w:rPr>
        <w:t>ARITH-3</w:t>
      </w:r>
      <w:r w:rsidR="00DD096E" w:rsidRPr="00FC38A6">
        <w:rPr>
          <w:rFonts w:ascii="Calibri" w:hAnsi="Calibri" w:cs="Calibri"/>
          <w:rtl/>
          <w:lang w:bidi="fa-IR"/>
        </w:rPr>
        <w:t xml:space="preserve"> تامین می‌شوند. مدار بخش حسابی را در شکل زیر مشاهده می‌کنید:</w:t>
      </w:r>
    </w:p>
    <w:p w14:paraId="42FB37B6" w14:textId="51F2CDF1" w:rsidR="00DD096E" w:rsidRPr="00FC38A6" w:rsidRDefault="00DD096E" w:rsidP="00DD096E">
      <w:pPr>
        <w:bidi/>
        <w:rPr>
          <w:rFonts w:ascii="Calibri" w:hAnsi="Calibri" w:cs="Calibri"/>
          <w:rtl/>
          <w:lang w:bidi="fa-IR"/>
        </w:rPr>
      </w:pPr>
      <w:r w:rsidRPr="00FC38A6">
        <w:rPr>
          <w:rFonts w:ascii="Calibri" w:hAnsi="Calibri" w:cs="Calibri"/>
          <w:noProof/>
          <w:rtl/>
          <w:lang w:bidi="fa-IR"/>
        </w:rPr>
        <w:lastRenderedPageBreak/>
        <w:drawing>
          <wp:inline distT="0" distB="0" distL="0" distR="0" wp14:anchorId="6AD374A9" wp14:editId="73ADA773">
            <wp:extent cx="5943600" cy="3734435"/>
            <wp:effectExtent l="0" t="0" r="0" b="0"/>
            <wp:docPr id="193143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345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0536" w14:textId="7AAA336A" w:rsidR="00DD096E" w:rsidRPr="00FC38A6" w:rsidRDefault="00DD096E" w:rsidP="00DD096E">
      <w:pPr>
        <w:bidi/>
        <w:rPr>
          <w:rFonts w:ascii="Calibri" w:hAnsi="Calibri" w:cs="Calibri"/>
          <w:rtl/>
          <w:lang w:bidi="fa-IR"/>
        </w:rPr>
      </w:pPr>
    </w:p>
    <w:p w14:paraId="3FB53CBC" w14:textId="15E9A37E" w:rsidR="00DD096E" w:rsidRPr="00FC38A6" w:rsidRDefault="00DD096E" w:rsidP="00DD096E">
      <w:pPr>
        <w:bidi/>
        <w:rPr>
          <w:ins w:id="4" w:author="The God Father 04.11" w:date="2026-08-30T07:03:00Z" w16du:dateUtc="2026-08-30T03:33:00Z"/>
          <w:rFonts w:ascii="Calibri" w:hAnsi="Calibri" w:cs="Calibri"/>
          <w:rtl/>
          <w:lang w:bidi="fa-IR"/>
        </w:rPr>
      </w:pPr>
      <w:r w:rsidRPr="00FC38A6">
        <w:rPr>
          <w:rFonts w:ascii="Calibri" w:hAnsi="Calibri" w:cs="Calibri"/>
          <w:rtl/>
          <w:lang w:bidi="fa-IR"/>
        </w:rPr>
        <w:t>بخش دوم – عملیات منطقی:</w:t>
      </w:r>
      <w:r w:rsidRPr="00FC38A6">
        <w:rPr>
          <w:rFonts w:ascii="Calibri" w:hAnsi="Calibri" w:cs="Calibri"/>
          <w:rtl/>
          <w:lang w:bidi="fa-IR"/>
        </w:rPr>
        <w:br/>
        <w:t xml:space="preserve">در این بخش بر اساس </w:t>
      </w:r>
      <w:r w:rsidRPr="00FC38A6">
        <w:rPr>
          <w:rFonts w:ascii="Calibri" w:hAnsi="Calibri" w:cs="Calibri"/>
          <w:lang w:bidi="fa-IR"/>
        </w:rPr>
        <w:t>S1, S0</w:t>
      </w:r>
      <w:r w:rsidRPr="00FC38A6">
        <w:rPr>
          <w:rFonts w:ascii="Calibri" w:hAnsi="Calibri" w:cs="Calibri"/>
          <w:rtl/>
          <w:lang w:bidi="fa-IR"/>
        </w:rPr>
        <w:t xml:space="preserve"> تعیین می‌کنیم که کدام عملیات منطقی میان </w:t>
      </w:r>
      <w:r w:rsidRPr="00FC38A6">
        <w:rPr>
          <w:rFonts w:ascii="Calibri" w:hAnsi="Calibri" w:cs="Calibri"/>
          <w:lang w:bidi="fa-IR"/>
        </w:rPr>
        <w:t>A, B</w:t>
      </w:r>
      <w:r w:rsidRPr="00FC38A6">
        <w:rPr>
          <w:rFonts w:ascii="Calibri" w:hAnsi="Calibri" w:cs="Calibri"/>
          <w:rtl/>
          <w:lang w:bidi="fa-IR"/>
        </w:rPr>
        <w:t xml:space="preserve"> انجام شود. اگر </w:t>
      </w:r>
      <w:r w:rsidRPr="00FC38A6">
        <w:rPr>
          <w:rFonts w:ascii="Calibri" w:hAnsi="Calibri" w:cs="Calibri"/>
          <w:lang w:bidi="fa-IR"/>
        </w:rPr>
        <w:t>S1 = 0, S0 = 0</w:t>
      </w:r>
      <w:ins w:id="5" w:author="The God Father 04.11" w:date="2026-08-30T06:55:00Z" w16du:dateUtc="2026-08-30T03:25:00Z">
        <w:r w:rsidRPr="00FC38A6">
          <w:rPr>
            <w:rFonts w:ascii="Calibri" w:hAnsi="Calibri" w:cs="Calibri"/>
            <w:rtl/>
            <w:lang w:bidi="fa-IR"/>
          </w:rPr>
          <w:t>،</w:t>
        </w:r>
      </w:ins>
      <w:ins w:id="6" w:author="The God Father 04.11" w:date="2026-08-30T06:56:00Z" w16du:dateUtc="2026-08-30T03:26:00Z">
        <w:r w:rsidRPr="00FC38A6">
          <w:rPr>
            <w:rFonts w:ascii="Calibri" w:hAnsi="Calibri" w:cs="Calibri"/>
            <w:rtl/>
            <w:lang w:bidi="fa-IR"/>
          </w:rPr>
          <w:t xml:space="preserve"> خروجی </w:t>
        </w:r>
        <w:r w:rsidRPr="00FC38A6">
          <w:rPr>
            <w:rFonts w:ascii="Calibri" w:hAnsi="Calibri" w:cs="Calibri"/>
            <w:lang w:bidi="fa-IR"/>
          </w:rPr>
          <w:t xml:space="preserve">A </w:t>
        </w:r>
      </w:ins>
      <w:ins w:id="7" w:author="The God Father 04.11" w:date="2026-08-30T07:00:00Z" w16du:dateUtc="2026-08-30T03:30:00Z">
        <w:r w:rsidR="00DF6B7A" w:rsidRPr="00FC38A6">
          <w:rPr>
            <w:rFonts w:ascii="Calibri" w:hAnsi="Calibri" w:cs="Calibri"/>
            <w:lang w:bidi="fa-IR"/>
          </w:rPr>
          <w:t>AND</w:t>
        </w:r>
      </w:ins>
      <w:ins w:id="8" w:author="The God Father 04.11" w:date="2026-08-30T06:56:00Z" w16du:dateUtc="2026-08-30T03:26:00Z">
        <w:r w:rsidRPr="00FC38A6">
          <w:rPr>
            <w:rFonts w:ascii="Calibri" w:hAnsi="Calibri" w:cs="Calibri"/>
            <w:lang w:bidi="fa-IR"/>
          </w:rPr>
          <w:t xml:space="preserve"> B</w:t>
        </w:r>
        <w:r w:rsidRPr="00FC38A6">
          <w:rPr>
            <w:rFonts w:ascii="Calibri" w:hAnsi="Calibri" w:cs="Calibri"/>
            <w:rtl/>
            <w:lang w:bidi="fa-IR"/>
          </w:rPr>
          <w:t>،</w:t>
        </w:r>
      </w:ins>
      <w:ins w:id="9" w:author="The God Father 04.11" w:date="2026-08-30T06:57:00Z" w16du:dateUtc="2026-08-30T03:27:00Z">
        <w:r w:rsidR="00DF6B7A" w:rsidRPr="00FC38A6">
          <w:rPr>
            <w:rFonts w:ascii="Calibri" w:hAnsi="Calibri" w:cs="Calibri"/>
            <w:rtl/>
            <w:lang w:bidi="fa-IR"/>
          </w:rPr>
          <w:t xml:space="preserve"> اگر </w:t>
        </w:r>
        <w:r w:rsidR="00DF6B7A" w:rsidRPr="00FC38A6">
          <w:rPr>
            <w:rFonts w:ascii="Calibri" w:hAnsi="Calibri" w:cs="Calibri"/>
            <w:lang w:bidi="fa-IR"/>
          </w:rPr>
          <w:t>S1 = 0, S0 = 1</w:t>
        </w:r>
        <w:r w:rsidR="00DF6B7A" w:rsidRPr="00FC38A6">
          <w:rPr>
            <w:rFonts w:ascii="Calibri" w:hAnsi="Calibri" w:cs="Calibri"/>
            <w:rtl/>
            <w:lang w:bidi="fa-IR"/>
          </w:rPr>
          <w:t xml:space="preserve">، خروجی </w:t>
        </w:r>
        <w:r w:rsidR="00DF6B7A" w:rsidRPr="00FC38A6">
          <w:rPr>
            <w:rFonts w:ascii="Calibri" w:hAnsi="Calibri" w:cs="Calibri"/>
            <w:lang w:bidi="fa-IR"/>
          </w:rPr>
          <w:t>A OR B</w:t>
        </w:r>
        <w:r w:rsidR="00DF6B7A" w:rsidRPr="00FC38A6">
          <w:rPr>
            <w:rFonts w:ascii="Calibri" w:hAnsi="Calibri" w:cs="Calibri"/>
            <w:rtl/>
            <w:lang w:bidi="fa-IR"/>
          </w:rPr>
          <w:t xml:space="preserve">، اگر </w:t>
        </w:r>
        <w:r w:rsidR="00DF6B7A" w:rsidRPr="00FC38A6">
          <w:rPr>
            <w:rFonts w:ascii="Calibri" w:hAnsi="Calibri" w:cs="Calibri"/>
            <w:lang w:bidi="fa-IR"/>
          </w:rPr>
          <w:t xml:space="preserve">S1 = </w:t>
        </w:r>
      </w:ins>
      <w:ins w:id="10" w:author="The God Father 04.11" w:date="2026-08-30T06:59:00Z" w16du:dateUtc="2026-08-30T03:29:00Z">
        <w:r w:rsidR="00DF6B7A" w:rsidRPr="00FC38A6">
          <w:rPr>
            <w:rFonts w:ascii="Calibri" w:hAnsi="Calibri" w:cs="Calibri"/>
            <w:lang w:bidi="fa-IR"/>
          </w:rPr>
          <w:t>1</w:t>
        </w:r>
      </w:ins>
      <w:ins w:id="11" w:author="The God Father 04.11" w:date="2026-08-30T06:57:00Z" w16du:dateUtc="2026-08-30T03:27:00Z">
        <w:r w:rsidR="00DF6B7A" w:rsidRPr="00FC38A6">
          <w:rPr>
            <w:rFonts w:ascii="Calibri" w:hAnsi="Calibri" w:cs="Calibri"/>
            <w:lang w:bidi="fa-IR"/>
          </w:rPr>
          <w:t>, S0 = 0</w:t>
        </w:r>
        <w:r w:rsidR="00DF6B7A" w:rsidRPr="00FC38A6">
          <w:rPr>
            <w:rFonts w:ascii="Calibri" w:hAnsi="Calibri" w:cs="Calibri"/>
            <w:rtl/>
            <w:lang w:bidi="fa-IR"/>
          </w:rPr>
          <w:t>،</w:t>
        </w:r>
      </w:ins>
      <w:ins w:id="12" w:author="The God Father 04.11" w:date="2026-08-30T06:58:00Z" w16du:dateUtc="2026-08-30T03:28:00Z">
        <w:r w:rsidR="00DF6B7A" w:rsidRPr="00FC38A6">
          <w:rPr>
            <w:rFonts w:ascii="Calibri" w:hAnsi="Calibri" w:cs="Calibri"/>
            <w:rtl/>
            <w:lang w:bidi="fa-IR"/>
          </w:rPr>
          <w:t xml:space="preserve"> خروجی </w:t>
        </w:r>
        <w:r w:rsidR="00DF6B7A" w:rsidRPr="00FC38A6">
          <w:rPr>
            <w:rFonts w:ascii="Calibri" w:hAnsi="Calibri" w:cs="Calibri"/>
            <w:lang w:bidi="fa-IR"/>
          </w:rPr>
          <w:t>A XOR B</w:t>
        </w:r>
        <w:r w:rsidR="00DF6B7A" w:rsidRPr="00FC38A6">
          <w:rPr>
            <w:rFonts w:ascii="Calibri" w:hAnsi="Calibri" w:cs="Calibri"/>
            <w:rtl/>
            <w:lang w:bidi="fa-IR"/>
          </w:rPr>
          <w:t xml:space="preserve"> و</w:t>
        </w:r>
      </w:ins>
      <w:ins w:id="13" w:author="The God Father 04.11" w:date="2026-08-30T06:59:00Z" w16du:dateUtc="2026-08-30T03:29:00Z">
        <w:r w:rsidR="00DF6B7A" w:rsidRPr="00FC38A6">
          <w:rPr>
            <w:rFonts w:ascii="Calibri" w:hAnsi="Calibri" w:cs="Calibri"/>
            <w:rtl/>
            <w:lang w:bidi="fa-IR"/>
          </w:rPr>
          <w:t xml:space="preserve"> اگر</w:t>
        </w:r>
      </w:ins>
      <w:ins w:id="14" w:author="The God Father 04.11" w:date="2026-08-30T07:03:00Z" w16du:dateUtc="2026-08-30T03:33:00Z">
        <w:r w:rsidR="00DF6B7A" w:rsidRPr="00FC38A6">
          <w:rPr>
            <w:rFonts w:ascii="Calibri" w:hAnsi="Calibri" w:cs="Calibri"/>
            <w:rtl/>
            <w:lang w:bidi="fa-IR"/>
          </w:rPr>
          <w:t xml:space="preserve">  </w:t>
        </w:r>
      </w:ins>
      <w:ins w:id="15" w:author="The God Father 04.11" w:date="2026-08-30T06:59:00Z" w16du:dateUtc="2026-08-30T03:29:00Z">
        <w:r w:rsidR="00DF6B7A" w:rsidRPr="00FC38A6">
          <w:rPr>
            <w:rFonts w:ascii="Calibri" w:hAnsi="Calibri" w:cs="Calibri"/>
            <w:rtl/>
            <w:lang w:bidi="fa-IR"/>
          </w:rPr>
          <w:t xml:space="preserve"> </w:t>
        </w:r>
        <w:r w:rsidR="00DF6B7A" w:rsidRPr="00FC38A6">
          <w:rPr>
            <w:rFonts w:ascii="Calibri" w:hAnsi="Calibri" w:cs="Calibri"/>
            <w:lang w:bidi="fa-IR"/>
          </w:rPr>
          <w:t>S1 = 1, S0 = 1</w:t>
        </w:r>
        <w:r w:rsidR="00DF6B7A" w:rsidRPr="00FC38A6">
          <w:rPr>
            <w:rFonts w:ascii="Calibri" w:hAnsi="Calibri" w:cs="Calibri"/>
            <w:rtl/>
            <w:lang w:bidi="fa-IR"/>
          </w:rPr>
          <w:t xml:space="preserve">، خروجی </w:t>
        </w:r>
        <w:r w:rsidR="00DF6B7A" w:rsidRPr="00FC38A6">
          <w:rPr>
            <w:rFonts w:ascii="Calibri" w:hAnsi="Calibri" w:cs="Calibri"/>
            <w:lang w:bidi="fa-IR"/>
          </w:rPr>
          <w:t>A’</w:t>
        </w:r>
        <w:r w:rsidR="00DF6B7A" w:rsidRPr="00FC38A6">
          <w:rPr>
            <w:rFonts w:ascii="Calibri" w:hAnsi="Calibri" w:cs="Calibri"/>
            <w:rtl/>
            <w:lang w:bidi="fa-IR"/>
          </w:rPr>
          <w:t xml:space="preserve"> </w:t>
        </w:r>
      </w:ins>
      <w:ins w:id="16" w:author="The God Father 04.11" w:date="2026-08-30T07:00:00Z" w16du:dateUtc="2026-08-30T03:30:00Z">
        <w:r w:rsidR="00DF6B7A" w:rsidRPr="00FC38A6">
          <w:rPr>
            <w:rFonts w:ascii="Calibri" w:hAnsi="Calibri" w:cs="Calibri"/>
            <w:rtl/>
            <w:lang w:bidi="fa-IR"/>
          </w:rPr>
          <w:t>خواهد بود. نام گذاری خروجی‌ها به تر</w:t>
        </w:r>
      </w:ins>
      <w:ins w:id="17" w:author="The God Father 04.11" w:date="2026-08-30T07:01:00Z" w16du:dateUtc="2026-08-30T03:31:00Z">
        <w:r w:rsidR="00DF6B7A" w:rsidRPr="00FC38A6">
          <w:rPr>
            <w:rFonts w:ascii="Calibri" w:hAnsi="Calibri" w:cs="Calibri"/>
            <w:rtl/>
            <w:lang w:bidi="fa-IR"/>
          </w:rPr>
          <w:t xml:space="preserve">تیب </w:t>
        </w:r>
        <w:r w:rsidR="00DF6B7A" w:rsidRPr="00FC38A6">
          <w:rPr>
            <w:rFonts w:ascii="Calibri" w:hAnsi="Calibri" w:cs="Calibri"/>
            <w:lang w:bidi="fa-IR"/>
          </w:rPr>
          <w:t>LOGIC-0</w:t>
        </w:r>
        <w:r w:rsidR="00DF6B7A" w:rsidRPr="00FC38A6">
          <w:rPr>
            <w:rFonts w:ascii="Calibri" w:hAnsi="Calibri" w:cs="Calibri"/>
            <w:rtl/>
            <w:lang w:bidi="fa-IR"/>
          </w:rPr>
          <w:t xml:space="preserve"> تا </w:t>
        </w:r>
        <w:r w:rsidR="00DF6B7A" w:rsidRPr="00FC38A6">
          <w:rPr>
            <w:rFonts w:ascii="Calibri" w:hAnsi="Calibri" w:cs="Calibri"/>
            <w:lang w:bidi="fa-IR"/>
          </w:rPr>
          <w:t>LOGIC-3</w:t>
        </w:r>
        <w:r w:rsidR="00DF6B7A" w:rsidRPr="00FC38A6">
          <w:rPr>
            <w:rFonts w:ascii="Calibri" w:hAnsi="Calibri" w:cs="Calibri"/>
            <w:rtl/>
            <w:lang w:bidi="fa-IR"/>
          </w:rPr>
          <w:t xml:space="preserve"> است که خروجی‌های مدار اصلی در حالت </w:t>
        </w:r>
        <w:r w:rsidR="00DF6B7A" w:rsidRPr="00FC38A6">
          <w:rPr>
            <w:rFonts w:ascii="Calibri" w:hAnsi="Calibri" w:cs="Calibri"/>
            <w:lang w:bidi="fa-IR"/>
          </w:rPr>
          <w:t xml:space="preserve">S1 = 0, S0 = </w:t>
        </w:r>
      </w:ins>
      <w:ins w:id="18" w:author="The God Father 04.11" w:date="2026-08-30T07:02:00Z" w16du:dateUtc="2026-08-30T03:32:00Z">
        <w:r w:rsidR="00DF6B7A" w:rsidRPr="00FC38A6">
          <w:rPr>
            <w:rFonts w:ascii="Calibri" w:hAnsi="Calibri" w:cs="Calibri"/>
            <w:lang w:bidi="fa-IR"/>
          </w:rPr>
          <w:t>1</w:t>
        </w:r>
        <w:r w:rsidR="00DF6B7A" w:rsidRPr="00FC38A6">
          <w:rPr>
            <w:rFonts w:ascii="Calibri" w:hAnsi="Calibri" w:cs="Calibri"/>
            <w:rtl/>
            <w:lang w:bidi="fa-IR"/>
          </w:rPr>
          <w:t xml:space="preserve"> هستند.</w:t>
        </w:r>
      </w:ins>
      <w:ins w:id="19" w:author="The God Father 04.11" w:date="2026-08-30T07:03:00Z" w16du:dateUtc="2026-08-30T03:33:00Z">
        <w:r w:rsidR="00DF6B7A" w:rsidRPr="00FC38A6">
          <w:rPr>
            <w:rFonts w:ascii="Calibri" w:hAnsi="Calibri" w:cs="Calibri"/>
            <w:rtl/>
            <w:lang w:bidi="fa-IR"/>
          </w:rPr>
          <w:t xml:space="preserve"> بخش منطقی مدار در شکل زیر مشاهده می‌شود:</w:t>
        </w:r>
      </w:ins>
    </w:p>
    <w:p w14:paraId="68417A4E" w14:textId="135DFEB6" w:rsidR="00DF6B7A" w:rsidRPr="00FC38A6" w:rsidRDefault="00DF6B7A" w:rsidP="00DF6B7A">
      <w:pPr>
        <w:bidi/>
        <w:rPr>
          <w:ins w:id="20" w:author="The God Father 04.11" w:date="2026-08-30T07:05:00Z" w16du:dateUtc="2026-08-30T03:35:00Z"/>
          <w:rFonts w:ascii="Calibri" w:hAnsi="Calibri" w:cs="Calibri"/>
          <w:rtl/>
          <w:lang w:bidi="fa-IR"/>
        </w:rPr>
      </w:pPr>
      <w:ins w:id="21" w:author="The God Father 04.11" w:date="2026-08-30T07:05:00Z" w16du:dateUtc="2026-08-30T03:35:00Z">
        <w:r w:rsidRPr="00FC38A6">
          <w:rPr>
            <w:rFonts w:ascii="Calibri" w:hAnsi="Calibri" w:cs="Calibri"/>
            <w:noProof/>
            <w:rtl/>
            <w:lang w:bidi="fa-IR"/>
          </w:rPr>
          <w:lastRenderedPageBreak/>
          <w:drawing>
            <wp:inline distT="0" distB="0" distL="0" distR="0" wp14:anchorId="02FD7228" wp14:editId="50110886">
              <wp:extent cx="4344670" cy="8229600"/>
              <wp:effectExtent l="0" t="0" r="0" b="0"/>
              <wp:docPr id="147469210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74692106" name="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44670" cy="8229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5522948" w14:textId="7F6F98EC" w:rsidR="00DF6B7A" w:rsidRPr="00FC38A6" w:rsidRDefault="00DF6B7A" w:rsidP="00DF6B7A">
      <w:pPr>
        <w:bidi/>
        <w:rPr>
          <w:ins w:id="22" w:author="The God Father 04.11" w:date="2026-08-30T07:13:00Z" w16du:dateUtc="2026-08-30T03:43:00Z"/>
          <w:rFonts w:ascii="Calibri" w:hAnsi="Calibri" w:cs="Calibri"/>
          <w:rtl/>
          <w:lang w:bidi="fa-IR"/>
        </w:rPr>
      </w:pPr>
      <w:ins w:id="23" w:author="The God Father 04.11" w:date="2026-08-30T07:05:00Z" w16du:dateUtc="2026-08-30T03:35:00Z">
        <w:r w:rsidRPr="00FC38A6">
          <w:rPr>
            <w:rFonts w:ascii="Calibri" w:hAnsi="Calibri" w:cs="Calibri"/>
            <w:rtl/>
            <w:lang w:bidi="fa-IR"/>
          </w:rPr>
          <w:lastRenderedPageBreak/>
          <w:t>بخش سوم – شیفت:</w:t>
        </w:r>
        <w:r w:rsidRPr="00FC38A6">
          <w:rPr>
            <w:rFonts w:ascii="Calibri" w:hAnsi="Calibri" w:cs="Calibri"/>
            <w:rtl/>
            <w:lang w:bidi="fa-IR"/>
          </w:rPr>
          <w:br/>
          <w:t xml:space="preserve">اینجا از یک مالتی پلکسر استفاده می‌کنیم تا بر اساس </w:t>
        </w:r>
        <w:r w:rsidRPr="00FC38A6">
          <w:rPr>
            <w:rFonts w:ascii="Calibri" w:hAnsi="Calibri" w:cs="Calibri"/>
            <w:lang w:bidi="fa-IR"/>
          </w:rPr>
          <w:t>S</w:t>
        </w:r>
      </w:ins>
      <w:ins w:id="24" w:author="The God Father 04.11" w:date="2026-08-30T07:06:00Z" w16du:dateUtc="2026-08-30T03:36:00Z">
        <w:r w:rsidRPr="00FC38A6">
          <w:rPr>
            <w:rFonts w:ascii="Calibri" w:hAnsi="Calibri" w:cs="Calibri"/>
            <w:lang w:bidi="fa-IR"/>
          </w:rPr>
          <w:t>2</w:t>
        </w:r>
        <w:r w:rsidRPr="00FC38A6">
          <w:rPr>
            <w:rFonts w:ascii="Calibri" w:hAnsi="Calibri" w:cs="Calibri"/>
            <w:rtl/>
            <w:lang w:bidi="fa-IR"/>
          </w:rPr>
          <w:t xml:space="preserve"> تشخیص دهد که به راست باید شیفت دهد یا به چپ. اگر</w:t>
        </w:r>
      </w:ins>
      <w:ins w:id="25" w:author="The God Father 04.11" w:date="2026-08-30T07:07:00Z" w16du:dateUtc="2026-08-30T03:37:00Z">
        <w:r w:rsidR="00CE712F" w:rsidRPr="00FC38A6">
          <w:rPr>
            <w:rFonts w:ascii="Calibri" w:hAnsi="Calibri" w:cs="Calibri"/>
            <w:rtl/>
            <w:lang w:bidi="fa-IR"/>
          </w:rPr>
          <w:t xml:space="preserve">     </w:t>
        </w:r>
      </w:ins>
      <w:ins w:id="26" w:author="The God Father 04.11" w:date="2026-08-30T07:06:00Z" w16du:dateUtc="2026-08-30T03:36:00Z">
        <w:r w:rsidRPr="00FC38A6">
          <w:rPr>
            <w:rFonts w:ascii="Calibri" w:hAnsi="Calibri" w:cs="Calibri"/>
            <w:rtl/>
            <w:lang w:bidi="fa-IR"/>
          </w:rPr>
          <w:t xml:space="preserve"> </w:t>
        </w:r>
        <w:r w:rsidRPr="00FC38A6">
          <w:rPr>
            <w:rFonts w:ascii="Calibri" w:hAnsi="Calibri" w:cs="Calibri"/>
            <w:lang w:bidi="fa-IR"/>
          </w:rPr>
          <w:t>S2 = 0</w:t>
        </w:r>
        <w:r w:rsidRPr="00FC38A6">
          <w:rPr>
            <w:rFonts w:ascii="Calibri" w:hAnsi="Calibri" w:cs="Calibri"/>
            <w:rtl/>
            <w:lang w:bidi="fa-IR"/>
          </w:rPr>
          <w:t xml:space="preserve"> مدار </w:t>
        </w:r>
      </w:ins>
      <w:ins w:id="27" w:author="The God Father 04.11" w:date="2026-08-30T07:07:00Z" w16du:dateUtc="2026-08-30T03:37:00Z">
        <w:r w:rsidR="00CE712F" w:rsidRPr="00FC38A6">
          <w:rPr>
            <w:rFonts w:ascii="Calibri" w:hAnsi="Calibri" w:cs="Calibri"/>
            <w:rtl/>
            <w:lang w:bidi="fa-IR"/>
          </w:rPr>
          <w:t xml:space="preserve">عدد </w:t>
        </w:r>
        <w:r w:rsidR="00CE712F" w:rsidRPr="00FC38A6">
          <w:rPr>
            <w:rFonts w:ascii="Calibri" w:hAnsi="Calibri" w:cs="Calibri"/>
            <w:lang w:bidi="fa-IR"/>
          </w:rPr>
          <w:t>A</w:t>
        </w:r>
        <w:r w:rsidR="00CE712F" w:rsidRPr="00FC38A6">
          <w:rPr>
            <w:rFonts w:ascii="Calibri" w:hAnsi="Calibri" w:cs="Calibri"/>
            <w:rtl/>
            <w:lang w:bidi="fa-IR"/>
          </w:rPr>
          <w:t xml:space="preserve"> را یک بیت به راست شیفت می‌دهد</w:t>
        </w:r>
      </w:ins>
      <w:ins w:id="28" w:author="The God Father 04.11" w:date="2026-08-30T07:08:00Z" w16du:dateUtc="2026-08-30T03:38:00Z">
        <w:r w:rsidR="00CE712F" w:rsidRPr="00FC38A6">
          <w:rPr>
            <w:rFonts w:ascii="Calibri" w:hAnsi="Calibri" w:cs="Calibri"/>
            <w:rtl/>
            <w:lang w:bidi="fa-IR"/>
          </w:rPr>
          <w:t xml:space="preserve"> و بیت پرارزش را 0 می</w:t>
        </w:r>
      </w:ins>
      <w:ins w:id="29" w:author="The God Father 04.11" w:date="2026-08-30T07:09:00Z" w16du:dateUtc="2026-08-30T03:39:00Z">
        <w:r w:rsidR="00CE712F" w:rsidRPr="00FC38A6">
          <w:rPr>
            <w:rFonts w:ascii="Calibri" w:hAnsi="Calibri" w:cs="Calibri"/>
            <w:rtl/>
            <w:lang w:bidi="fa-IR"/>
          </w:rPr>
          <w:t>‌گذارد</w:t>
        </w:r>
      </w:ins>
      <w:ins w:id="30" w:author="The God Father 04.11" w:date="2026-08-30T07:07:00Z" w16du:dateUtc="2026-08-30T03:37:00Z">
        <w:r w:rsidR="00CE712F" w:rsidRPr="00FC38A6">
          <w:rPr>
            <w:rFonts w:ascii="Calibri" w:hAnsi="Calibri" w:cs="Calibri"/>
            <w:rtl/>
            <w:lang w:bidi="fa-IR"/>
          </w:rPr>
          <w:t xml:space="preserve"> و اگر </w:t>
        </w:r>
        <w:r w:rsidR="00CE712F" w:rsidRPr="00FC38A6">
          <w:rPr>
            <w:rFonts w:ascii="Calibri" w:hAnsi="Calibri" w:cs="Calibri"/>
            <w:lang w:bidi="fa-IR"/>
          </w:rPr>
          <w:t>S2 = 1</w:t>
        </w:r>
        <w:r w:rsidR="00CE712F" w:rsidRPr="00FC38A6">
          <w:rPr>
            <w:rFonts w:ascii="Calibri" w:hAnsi="Calibri" w:cs="Calibri"/>
            <w:rtl/>
            <w:lang w:bidi="fa-IR"/>
          </w:rPr>
          <w:t xml:space="preserve"> به چپ</w:t>
        </w:r>
      </w:ins>
      <w:ins w:id="31" w:author="The God Father 04.11" w:date="2026-08-30T07:09:00Z" w16du:dateUtc="2026-08-30T03:39:00Z">
        <w:r w:rsidR="00CE712F" w:rsidRPr="00FC38A6">
          <w:rPr>
            <w:rFonts w:ascii="Calibri" w:hAnsi="Calibri" w:cs="Calibri"/>
            <w:rtl/>
            <w:lang w:bidi="fa-IR"/>
          </w:rPr>
          <w:t xml:space="preserve"> شیفت می‌دهد و بیت کم ارزش را 0 می‌گذارد. </w:t>
        </w:r>
      </w:ins>
      <w:ins w:id="32" w:author="The God Father 04.11" w:date="2026-08-30T07:10:00Z" w16du:dateUtc="2026-08-30T03:40:00Z">
        <w:r w:rsidR="00CE712F" w:rsidRPr="00FC38A6">
          <w:rPr>
            <w:rFonts w:ascii="Calibri" w:hAnsi="Calibri" w:cs="Calibri"/>
            <w:rtl/>
            <w:lang w:bidi="fa-IR"/>
          </w:rPr>
          <w:t xml:space="preserve">خروجی‌های این بخش به ترتیب </w:t>
        </w:r>
        <w:r w:rsidR="00CE712F" w:rsidRPr="00FC38A6">
          <w:rPr>
            <w:rFonts w:ascii="Calibri" w:hAnsi="Calibri" w:cs="Calibri"/>
            <w:lang w:bidi="fa-IR"/>
          </w:rPr>
          <w:t>SHIFT-0</w:t>
        </w:r>
        <w:r w:rsidR="00CE712F" w:rsidRPr="00FC38A6">
          <w:rPr>
            <w:rFonts w:ascii="Calibri" w:hAnsi="Calibri" w:cs="Calibri"/>
            <w:rtl/>
            <w:lang w:bidi="fa-IR"/>
          </w:rPr>
          <w:t xml:space="preserve"> تا </w:t>
        </w:r>
        <w:r w:rsidR="00CE712F" w:rsidRPr="00FC38A6">
          <w:rPr>
            <w:rFonts w:ascii="Calibri" w:hAnsi="Calibri" w:cs="Calibri"/>
            <w:lang w:bidi="fa-IR"/>
          </w:rPr>
          <w:t>SHIFT-3</w:t>
        </w:r>
        <w:r w:rsidR="00CE712F" w:rsidRPr="00FC38A6">
          <w:rPr>
            <w:rFonts w:ascii="Calibri" w:hAnsi="Calibri" w:cs="Calibri"/>
            <w:rtl/>
            <w:lang w:bidi="fa-IR"/>
          </w:rPr>
          <w:t xml:space="preserve"> نامیده شده‌اند و </w:t>
        </w:r>
      </w:ins>
      <w:ins w:id="33" w:author="The God Father 04.11" w:date="2026-08-30T07:11:00Z" w16du:dateUtc="2026-08-30T03:41:00Z">
        <w:r w:rsidR="00CE712F" w:rsidRPr="00FC38A6">
          <w:rPr>
            <w:rFonts w:ascii="Calibri" w:hAnsi="Calibri" w:cs="Calibri"/>
            <w:rtl/>
            <w:lang w:bidi="fa-IR"/>
          </w:rPr>
          <w:t xml:space="preserve">در مدار اصلی در حالت </w:t>
        </w:r>
        <w:r w:rsidR="00CE712F" w:rsidRPr="00FC38A6">
          <w:rPr>
            <w:rFonts w:ascii="Calibri" w:hAnsi="Calibri" w:cs="Calibri"/>
            <w:lang w:bidi="fa-IR"/>
          </w:rPr>
          <w:t>S3 = 1</w:t>
        </w:r>
        <w:r w:rsidR="00CE712F" w:rsidRPr="00FC38A6">
          <w:rPr>
            <w:rFonts w:ascii="Calibri" w:hAnsi="Calibri" w:cs="Calibri"/>
            <w:rtl/>
            <w:lang w:bidi="fa-IR"/>
          </w:rPr>
          <w:t xml:space="preserve"> خروجی‌ها از این بخش می‌آیند</w:t>
        </w:r>
      </w:ins>
      <w:ins w:id="34" w:author="The God Father 04.11" w:date="2026-08-30T07:12:00Z" w16du:dateUtc="2026-08-30T03:42:00Z">
        <w:r w:rsidR="00CE712F" w:rsidRPr="00FC38A6">
          <w:rPr>
            <w:rFonts w:ascii="Calibri" w:hAnsi="Calibri" w:cs="Calibri"/>
            <w:rtl/>
            <w:lang w:bidi="fa-IR"/>
          </w:rPr>
          <w:t>. شکل زیر بخش شیفت مدار را نشان می‌دهد:</w:t>
        </w:r>
      </w:ins>
    </w:p>
    <w:p w14:paraId="0F0510FE" w14:textId="2F6E0A74" w:rsidR="00CE712F" w:rsidRPr="00FC38A6" w:rsidRDefault="00CE712F" w:rsidP="00CE712F">
      <w:pPr>
        <w:bidi/>
        <w:rPr>
          <w:ins w:id="35" w:author="The God Father 04.11" w:date="2026-08-30T07:13:00Z" w16du:dateUtc="2026-08-30T03:43:00Z"/>
          <w:rFonts w:ascii="Calibri" w:hAnsi="Calibri" w:cs="Calibri"/>
          <w:rtl/>
          <w:lang w:bidi="fa-IR"/>
        </w:rPr>
      </w:pPr>
      <w:ins w:id="36" w:author="The God Father 04.11" w:date="2026-08-30T07:13:00Z" w16du:dateUtc="2026-08-30T03:43:00Z">
        <w:r w:rsidRPr="00FC38A6">
          <w:rPr>
            <w:rFonts w:ascii="Calibri" w:hAnsi="Calibri" w:cs="Calibri"/>
            <w:noProof/>
            <w:rtl/>
            <w:lang w:bidi="fa-IR"/>
          </w:rPr>
          <w:drawing>
            <wp:inline distT="0" distB="0" distL="0" distR="0" wp14:anchorId="2B93C568" wp14:editId="24D91111">
              <wp:extent cx="5943600" cy="3584575"/>
              <wp:effectExtent l="0" t="0" r="0" b="0"/>
              <wp:docPr id="7839833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8398338" name=""/>
                      <pic:cNvPicPr/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584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CACCDB4" w14:textId="0D0268D1" w:rsidR="00CE712F" w:rsidRPr="00FC38A6" w:rsidRDefault="00CE712F" w:rsidP="00CE712F">
      <w:pPr>
        <w:bidi/>
        <w:rPr>
          <w:ins w:id="37" w:author="The God Father 04.11" w:date="2026-08-30T07:14:00Z" w16du:dateUtc="2026-08-30T03:44:00Z"/>
          <w:rFonts w:ascii="Calibri" w:hAnsi="Calibri" w:cs="Calibri"/>
          <w:rtl/>
          <w:lang w:bidi="fa-IR"/>
        </w:rPr>
      </w:pPr>
    </w:p>
    <w:p w14:paraId="2A77D50E" w14:textId="07BC9754" w:rsidR="00DB66A0" w:rsidRPr="00FC38A6" w:rsidRDefault="00CE712F" w:rsidP="00DB66A0">
      <w:pPr>
        <w:bidi/>
        <w:rPr>
          <w:ins w:id="38" w:author="The God Father 04.11" w:date="2026-08-30T07:17:00Z" w16du:dateUtc="2026-08-30T03:47:00Z"/>
          <w:rFonts w:ascii="Calibri" w:hAnsi="Calibri" w:cs="Calibri"/>
          <w:rtl/>
          <w:lang w:bidi="fa-IR"/>
        </w:rPr>
      </w:pPr>
      <w:ins w:id="39" w:author="The God Father 04.11" w:date="2026-08-30T07:14:00Z" w16du:dateUtc="2026-08-30T03:44:00Z">
        <w:r w:rsidRPr="00FC38A6">
          <w:rPr>
            <w:rFonts w:ascii="Calibri" w:hAnsi="Calibri" w:cs="Calibri"/>
            <w:rtl/>
            <w:lang w:bidi="fa-IR"/>
          </w:rPr>
          <w:lastRenderedPageBreak/>
          <w:t>حال بخش اصلی مدار را نشان می‌دهیم:</w:t>
        </w:r>
      </w:ins>
      <w:ins w:id="40" w:author="The God Father 04.11" w:date="2026-08-30T07:15:00Z" w16du:dateUtc="2026-08-30T03:45:00Z">
        <w:r w:rsidRPr="00FC38A6">
          <w:rPr>
            <w:rFonts w:ascii="Calibri" w:hAnsi="Calibri" w:cs="Calibri"/>
            <w:noProof/>
            <w:rtl/>
            <w:lang w:bidi="fa-IR"/>
          </w:rPr>
          <w:drawing>
            <wp:inline distT="0" distB="0" distL="0" distR="0" wp14:anchorId="27069CA1" wp14:editId="5DE44A3C">
              <wp:extent cx="5943600" cy="4166235"/>
              <wp:effectExtent l="0" t="0" r="0" b="5715"/>
              <wp:docPr id="384140435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84140435" name="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41662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B1F2699" w14:textId="77777777" w:rsidR="00DB66A0" w:rsidRPr="00FC38A6" w:rsidRDefault="00DB66A0" w:rsidP="00DB66A0">
      <w:pPr>
        <w:bidi/>
        <w:rPr>
          <w:ins w:id="41" w:author="The God Father 04.11" w:date="2026-08-30T07:17:00Z" w16du:dateUtc="2026-08-30T03:47:00Z"/>
          <w:rFonts w:ascii="Calibri" w:hAnsi="Calibri" w:cs="Calibri"/>
          <w:rtl/>
          <w:lang w:bidi="fa-IR"/>
        </w:rPr>
      </w:pPr>
    </w:p>
    <w:p w14:paraId="3B238FD1" w14:textId="4E97B9A5" w:rsidR="00DB66A0" w:rsidRPr="00FC38A6" w:rsidRDefault="00DB66A0" w:rsidP="00DB66A0">
      <w:pPr>
        <w:bidi/>
        <w:rPr>
          <w:ins w:id="42" w:author="The God Father 04.11" w:date="2026-08-30T07:22:00Z" w16du:dateUtc="2026-08-30T03:52:00Z"/>
          <w:rFonts w:ascii="Calibri" w:hAnsi="Calibri" w:cs="Calibri"/>
          <w:rtl/>
          <w:lang w:bidi="fa-IR"/>
        </w:rPr>
      </w:pPr>
      <w:ins w:id="43" w:author="The God Father 04.11" w:date="2026-08-30T07:17:00Z" w16du:dateUtc="2026-08-30T03:47:00Z">
        <w:r w:rsidRPr="00FC38A6">
          <w:rPr>
            <w:rFonts w:ascii="Calibri" w:hAnsi="Calibri" w:cs="Calibri"/>
            <w:rtl/>
            <w:lang w:bidi="fa-IR"/>
          </w:rPr>
          <w:lastRenderedPageBreak/>
          <w:t>این هم نمای کلی مدار:</w:t>
        </w:r>
        <w:r w:rsidRPr="00FC38A6">
          <w:rPr>
            <w:rFonts w:ascii="Calibri" w:hAnsi="Calibri" w:cs="Calibri"/>
            <w:rtl/>
            <w:lang w:bidi="fa-IR"/>
          </w:rPr>
          <w:br/>
        </w:r>
      </w:ins>
      <w:ins w:id="44" w:author="The God Father 04.11" w:date="2026-08-30T07:18:00Z" w16du:dateUtc="2026-08-30T03:48:00Z">
        <w:r w:rsidRPr="00FC38A6">
          <w:rPr>
            <w:rFonts w:ascii="Calibri" w:hAnsi="Calibri" w:cs="Calibri"/>
            <w:noProof/>
            <w:rtl/>
            <w:lang w:bidi="fa-IR"/>
          </w:rPr>
          <w:drawing>
            <wp:inline distT="0" distB="0" distL="0" distR="0" wp14:anchorId="77F68997" wp14:editId="0BD12B02">
              <wp:extent cx="5943600" cy="7261860"/>
              <wp:effectExtent l="0" t="0" r="0" b="0"/>
              <wp:docPr id="214433735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44337353" name="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726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0A309C7" w14:textId="4D6845A6" w:rsidR="00DB66A0" w:rsidRPr="00FC38A6" w:rsidRDefault="00DB66A0" w:rsidP="00DB66A0">
      <w:pPr>
        <w:bidi/>
        <w:rPr>
          <w:ins w:id="45" w:author="The God Father 04.11" w:date="2026-08-30T07:24:00Z" w16du:dateUtc="2026-08-30T03:54:00Z"/>
          <w:rFonts w:ascii="Calibri" w:hAnsi="Calibri" w:cs="Calibri"/>
          <w:rtl/>
          <w:lang w:bidi="fa-IR"/>
        </w:rPr>
      </w:pPr>
      <w:ins w:id="46" w:author="The God Father 04.11" w:date="2026-08-30T07:23:00Z" w16du:dateUtc="2026-08-30T03:53:00Z">
        <w:r w:rsidRPr="00FC38A6">
          <w:rPr>
            <w:rFonts w:ascii="Calibri" w:hAnsi="Calibri" w:cs="Calibri"/>
            <w:rtl/>
            <w:lang w:bidi="fa-IR"/>
          </w:rPr>
          <w:lastRenderedPageBreak/>
          <w:t>چند نمونه تست هم در</w:t>
        </w:r>
      </w:ins>
      <w:ins w:id="47" w:author="The God Father 04.11" w:date="2026-08-30T07:24:00Z" w16du:dateUtc="2026-08-30T03:54:00Z">
        <w:r w:rsidRPr="00FC38A6">
          <w:rPr>
            <w:rFonts w:ascii="Calibri" w:hAnsi="Calibri" w:cs="Calibri"/>
            <w:rtl/>
            <w:lang w:bidi="fa-IR"/>
          </w:rPr>
          <w:t xml:space="preserve"> تصاویر زیر آورده</w:t>
        </w:r>
        <w:r w:rsidRPr="00FC38A6">
          <w:rPr>
            <w:rFonts w:ascii="Calibri" w:hAnsi="Calibri" w:cs="Calibri"/>
            <w:vanish/>
            <w:rtl/>
            <w:lang w:bidi="fa-IR"/>
          </w:rPr>
          <w:t>@</w:t>
        </w:r>
        <w:r w:rsidRPr="00FC38A6">
          <w:rPr>
            <w:rFonts w:ascii="Calibri" w:hAnsi="Calibri" w:cs="Calibri"/>
            <w:rtl/>
            <w:lang w:bidi="fa-IR"/>
          </w:rPr>
          <w:t>‌ایم:</w:t>
        </w:r>
      </w:ins>
    </w:p>
    <w:p w14:paraId="62160D01" w14:textId="2391E5F1" w:rsidR="00DB66A0" w:rsidRPr="00FC38A6" w:rsidRDefault="00DB66A0" w:rsidP="00DB66A0">
      <w:pPr>
        <w:bidi/>
        <w:rPr>
          <w:ins w:id="48" w:author="The God Father 04.11" w:date="2026-08-30T07:27:00Z" w16du:dateUtc="2026-08-30T03:57:00Z"/>
          <w:rFonts w:ascii="Calibri" w:hAnsi="Calibri" w:cs="Calibri"/>
          <w:rtl/>
          <w:lang w:bidi="fa-IR"/>
        </w:rPr>
      </w:pPr>
      <w:ins w:id="49" w:author="The God Father 04.11" w:date="2026-08-30T07:24:00Z" w16du:dateUtc="2026-08-30T03:54:00Z">
        <w:r w:rsidRPr="00FC38A6">
          <w:rPr>
            <w:rFonts w:ascii="Calibri" w:hAnsi="Calibri" w:cs="Calibri"/>
            <w:rtl/>
            <w:lang w:bidi="fa-IR"/>
          </w:rPr>
          <w:t xml:space="preserve">اول تست عملیات منطقی </w:t>
        </w:r>
        <w:r w:rsidRPr="00FC38A6">
          <w:rPr>
            <w:rFonts w:ascii="Calibri" w:hAnsi="Calibri" w:cs="Calibri"/>
            <w:lang w:bidi="fa-IR"/>
          </w:rPr>
          <w:t>AND</w:t>
        </w:r>
        <w:r w:rsidRPr="00FC38A6">
          <w:rPr>
            <w:rFonts w:ascii="Calibri" w:hAnsi="Calibri" w:cs="Calibri"/>
            <w:rtl/>
            <w:lang w:bidi="fa-IR"/>
          </w:rPr>
          <w:t>:</w:t>
        </w:r>
        <w:r w:rsidRPr="00FC38A6">
          <w:rPr>
            <w:rFonts w:ascii="Calibri" w:hAnsi="Calibri" w:cs="Calibri"/>
            <w:rtl/>
            <w:lang w:bidi="fa-IR"/>
          </w:rPr>
          <w:br/>
        </w:r>
        <w:r w:rsidRPr="00FC38A6">
          <w:rPr>
            <w:rFonts w:ascii="Calibri" w:hAnsi="Calibri" w:cs="Calibri"/>
            <w:noProof/>
            <w:rtl/>
            <w:lang w:bidi="fa-IR"/>
          </w:rPr>
          <w:drawing>
            <wp:inline distT="0" distB="0" distL="0" distR="0" wp14:anchorId="2F2F161C" wp14:editId="042E047D">
              <wp:extent cx="5943600" cy="4116705"/>
              <wp:effectExtent l="0" t="0" r="0" b="0"/>
              <wp:docPr id="48099505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80995050" name=""/>
                      <pic:cNvPicPr/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41167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328C79C" w14:textId="77777777" w:rsidR="00BA1E50" w:rsidRPr="00FC38A6" w:rsidRDefault="00BA1E50" w:rsidP="00BA1E50">
      <w:pPr>
        <w:bidi/>
        <w:rPr>
          <w:ins w:id="50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4405EF5D" w14:textId="77777777" w:rsidR="00BA1E50" w:rsidRPr="00FC38A6" w:rsidRDefault="00BA1E50" w:rsidP="00BA1E50">
      <w:pPr>
        <w:bidi/>
        <w:rPr>
          <w:ins w:id="51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324F56E1" w14:textId="77777777" w:rsidR="00BA1E50" w:rsidRPr="00FC38A6" w:rsidRDefault="00BA1E50" w:rsidP="00BA1E50">
      <w:pPr>
        <w:bidi/>
        <w:rPr>
          <w:ins w:id="52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4D0FDAF5" w14:textId="77777777" w:rsidR="00BA1E50" w:rsidRPr="00FC38A6" w:rsidRDefault="00BA1E50" w:rsidP="00BA1E50">
      <w:pPr>
        <w:bidi/>
        <w:rPr>
          <w:ins w:id="53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5BB022AC" w14:textId="77777777" w:rsidR="00BA1E50" w:rsidRPr="00FC38A6" w:rsidRDefault="00BA1E50" w:rsidP="00BA1E50">
      <w:pPr>
        <w:bidi/>
        <w:rPr>
          <w:ins w:id="54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58E162D0" w14:textId="77777777" w:rsidR="00BA1E50" w:rsidRPr="00FC38A6" w:rsidRDefault="00BA1E50" w:rsidP="00BA1E50">
      <w:pPr>
        <w:bidi/>
        <w:rPr>
          <w:ins w:id="55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58451216" w14:textId="77777777" w:rsidR="00BA1E50" w:rsidRPr="00FC38A6" w:rsidRDefault="00BA1E50" w:rsidP="00BA1E50">
      <w:pPr>
        <w:bidi/>
        <w:rPr>
          <w:ins w:id="56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7228D54D" w14:textId="77777777" w:rsidR="00BA1E50" w:rsidRPr="00FC38A6" w:rsidRDefault="00BA1E50" w:rsidP="00BA1E50">
      <w:pPr>
        <w:bidi/>
        <w:rPr>
          <w:ins w:id="57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6A526BB3" w14:textId="77777777" w:rsidR="00BA1E50" w:rsidRPr="00FC38A6" w:rsidRDefault="00BA1E50" w:rsidP="00BA1E50">
      <w:pPr>
        <w:bidi/>
        <w:rPr>
          <w:ins w:id="58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0BEDB50D" w14:textId="77777777" w:rsidR="00BA1E50" w:rsidRPr="00FC38A6" w:rsidRDefault="00BA1E50" w:rsidP="00BA1E50">
      <w:pPr>
        <w:bidi/>
        <w:rPr>
          <w:ins w:id="59" w:author="The God Father 04.11" w:date="2026-08-30T07:25:00Z" w16du:dateUtc="2026-08-30T03:55:00Z"/>
          <w:rFonts w:ascii="Calibri" w:hAnsi="Calibri" w:cs="Calibri"/>
          <w:rtl/>
          <w:lang w:bidi="fa-IR"/>
        </w:rPr>
      </w:pPr>
    </w:p>
    <w:p w14:paraId="3F64D981" w14:textId="2121919A" w:rsidR="00DB66A0" w:rsidRPr="00FC38A6" w:rsidRDefault="00DB66A0" w:rsidP="00DB66A0">
      <w:pPr>
        <w:bidi/>
        <w:rPr>
          <w:ins w:id="60" w:author="The God Father 04.11" w:date="2026-08-30T07:25:00Z" w16du:dateUtc="2026-08-30T03:55:00Z"/>
          <w:rFonts w:ascii="Calibri" w:hAnsi="Calibri" w:cs="Calibri"/>
          <w:rtl/>
          <w:lang w:bidi="fa-IR"/>
        </w:rPr>
      </w:pPr>
      <w:ins w:id="61" w:author="The God Father 04.11" w:date="2026-08-30T07:25:00Z" w16du:dateUtc="2026-08-30T03:55:00Z">
        <w:r w:rsidRPr="00FC38A6">
          <w:rPr>
            <w:rFonts w:ascii="Calibri" w:hAnsi="Calibri" w:cs="Calibri"/>
            <w:rtl/>
            <w:lang w:bidi="fa-IR"/>
          </w:rPr>
          <w:t xml:space="preserve">تست عملیات حسابی </w:t>
        </w:r>
        <w:r w:rsidRPr="00FC38A6">
          <w:rPr>
            <w:rFonts w:ascii="Calibri" w:hAnsi="Calibri" w:cs="Calibri"/>
            <w:lang w:bidi="fa-IR"/>
          </w:rPr>
          <w:t>A + B</w:t>
        </w:r>
        <w:r w:rsidRPr="00FC38A6">
          <w:rPr>
            <w:rFonts w:ascii="Calibri" w:hAnsi="Calibri" w:cs="Calibri"/>
            <w:rtl/>
            <w:lang w:bidi="fa-IR"/>
          </w:rPr>
          <w:t>:</w:t>
        </w:r>
      </w:ins>
    </w:p>
    <w:p w14:paraId="76B78029" w14:textId="1AD00C66" w:rsidR="00DB66A0" w:rsidRPr="00FC38A6" w:rsidRDefault="00DB66A0" w:rsidP="00DB66A0">
      <w:pPr>
        <w:bidi/>
        <w:rPr>
          <w:ins w:id="62" w:author="The God Father 04.11" w:date="2026-08-30T07:27:00Z" w16du:dateUtc="2026-08-30T03:57:00Z"/>
          <w:rFonts w:ascii="Calibri" w:hAnsi="Calibri" w:cs="Calibri"/>
          <w:rtl/>
          <w:lang w:bidi="fa-IR"/>
        </w:rPr>
      </w:pPr>
      <w:ins w:id="63" w:author="The God Father 04.11" w:date="2026-08-30T07:26:00Z" w16du:dateUtc="2026-08-30T03:56:00Z">
        <w:r w:rsidRPr="00FC38A6">
          <w:rPr>
            <w:rFonts w:ascii="Calibri" w:hAnsi="Calibri" w:cs="Calibri"/>
            <w:noProof/>
            <w:rtl/>
            <w:lang w:bidi="fa-IR"/>
          </w:rPr>
          <w:drawing>
            <wp:inline distT="0" distB="0" distL="0" distR="0" wp14:anchorId="3A78698A" wp14:editId="46E71EAC">
              <wp:extent cx="5943600" cy="4203700"/>
              <wp:effectExtent l="0" t="0" r="0" b="6350"/>
              <wp:docPr id="48163579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81635793" name=""/>
                      <pic:cNvPicPr/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4203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3634384" w14:textId="77777777" w:rsidR="00BA1E50" w:rsidRPr="00FC38A6" w:rsidRDefault="00BA1E50" w:rsidP="00BA1E50">
      <w:pPr>
        <w:bidi/>
        <w:rPr>
          <w:ins w:id="64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039D2188" w14:textId="77777777" w:rsidR="00BA1E50" w:rsidRPr="00FC38A6" w:rsidRDefault="00BA1E50" w:rsidP="00BA1E50">
      <w:pPr>
        <w:bidi/>
        <w:rPr>
          <w:ins w:id="65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1CCD15C4" w14:textId="77777777" w:rsidR="00BA1E50" w:rsidRPr="00FC38A6" w:rsidRDefault="00BA1E50" w:rsidP="00BA1E50">
      <w:pPr>
        <w:bidi/>
        <w:rPr>
          <w:ins w:id="66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45CE7AE4" w14:textId="77777777" w:rsidR="00BA1E50" w:rsidRPr="00FC38A6" w:rsidRDefault="00BA1E50" w:rsidP="00BA1E50">
      <w:pPr>
        <w:bidi/>
        <w:rPr>
          <w:ins w:id="67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0DEF49B4" w14:textId="77777777" w:rsidR="00BA1E50" w:rsidRPr="00FC38A6" w:rsidRDefault="00BA1E50" w:rsidP="00BA1E50">
      <w:pPr>
        <w:bidi/>
        <w:rPr>
          <w:ins w:id="68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5A8B2064" w14:textId="77777777" w:rsidR="00BA1E50" w:rsidRPr="00FC38A6" w:rsidRDefault="00BA1E50" w:rsidP="00BA1E50">
      <w:pPr>
        <w:bidi/>
        <w:rPr>
          <w:ins w:id="69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54E3BC14" w14:textId="77777777" w:rsidR="00BA1E50" w:rsidRPr="00FC38A6" w:rsidRDefault="00BA1E50" w:rsidP="00BA1E50">
      <w:pPr>
        <w:bidi/>
        <w:rPr>
          <w:ins w:id="70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740CC592" w14:textId="77777777" w:rsidR="00BA1E50" w:rsidRPr="00FC38A6" w:rsidRDefault="00BA1E50" w:rsidP="00BA1E50">
      <w:pPr>
        <w:bidi/>
        <w:rPr>
          <w:ins w:id="71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362C0508" w14:textId="77777777" w:rsidR="00BA1E50" w:rsidRPr="00FC38A6" w:rsidRDefault="00BA1E50" w:rsidP="00BA1E50">
      <w:pPr>
        <w:bidi/>
        <w:rPr>
          <w:ins w:id="72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12533E1A" w14:textId="77777777" w:rsidR="00BA1E50" w:rsidRPr="00FC38A6" w:rsidRDefault="00BA1E50" w:rsidP="00BA1E50">
      <w:pPr>
        <w:bidi/>
        <w:rPr>
          <w:ins w:id="73" w:author="The God Father 04.11" w:date="2026-08-30T07:27:00Z" w16du:dateUtc="2026-08-30T03:57:00Z"/>
          <w:rFonts w:ascii="Calibri" w:hAnsi="Calibri" w:cs="Calibri"/>
          <w:rtl/>
          <w:lang w:bidi="fa-IR"/>
        </w:rPr>
      </w:pPr>
    </w:p>
    <w:p w14:paraId="45E041A8" w14:textId="77777777" w:rsidR="00BA1E50" w:rsidRPr="00FC38A6" w:rsidRDefault="00BA1E50" w:rsidP="00BA1E50">
      <w:pPr>
        <w:bidi/>
        <w:rPr>
          <w:ins w:id="74" w:author="The God Father 04.11" w:date="2026-08-30T07:26:00Z" w16du:dateUtc="2026-08-30T03:56:00Z"/>
          <w:rFonts w:ascii="Calibri" w:hAnsi="Calibri" w:cs="Calibri"/>
          <w:rtl/>
          <w:lang w:bidi="fa-IR"/>
        </w:rPr>
      </w:pPr>
    </w:p>
    <w:p w14:paraId="1DCF2BD7" w14:textId="77777777" w:rsidR="00BA1E50" w:rsidRPr="00FC38A6" w:rsidRDefault="00DB66A0" w:rsidP="00DB66A0">
      <w:pPr>
        <w:bidi/>
        <w:rPr>
          <w:ins w:id="75" w:author="The God Father 04.11" w:date="2026-08-30T07:27:00Z" w16du:dateUtc="2026-08-30T03:57:00Z"/>
          <w:rFonts w:ascii="Calibri" w:hAnsi="Calibri" w:cs="Calibri"/>
          <w:rtl/>
          <w:lang w:bidi="fa-IR"/>
        </w:rPr>
      </w:pPr>
      <w:ins w:id="76" w:author="The God Father 04.11" w:date="2026-08-30T07:26:00Z" w16du:dateUtc="2026-08-30T03:56:00Z">
        <w:r w:rsidRPr="00FC38A6">
          <w:rPr>
            <w:rFonts w:ascii="Calibri" w:hAnsi="Calibri" w:cs="Calibri"/>
            <w:rtl/>
            <w:lang w:bidi="fa-IR"/>
          </w:rPr>
          <w:t>تست شیفت به را</w:t>
        </w:r>
      </w:ins>
      <w:ins w:id="77" w:author="The God Father 04.11" w:date="2026-08-30T07:27:00Z" w16du:dateUtc="2026-08-30T03:57:00Z">
        <w:r w:rsidRPr="00FC38A6">
          <w:rPr>
            <w:rFonts w:ascii="Calibri" w:hAnsi="Calibri" w:cs="Calibri"/>
            <w:rtl/>
            <w:lang w:bidi="fa-IR"/>
          </w:rPr>
          <w:t>ست</w:t>
        </w:r>
        <w:r w:rsidR="00BA1E50" w:rsidRPr="00FC38A6">
          <w:rPr>
            <w:rFonts w:ascii="Calibri" w:hAnsi="Calibri" w:cs="Calibri"/>
            <w:rtl/>
            <w:lang w:bidi="fa-IR"/>
          </w:rPr>
          <w:t xml:space="preserve"> </w:t>
        </w:r>
        <w:r w:rsidR="00BA1E50" w:rsidRPr="00FC38A6">
          <w:rPr>
            <w:rFonts w:ascii="Calibri" w:hAnsi="Calibri" w:cs="Calibri"/>
            <w:lang w:bidi="fa-IR"/>
          </w:rPr>
          <w:t>A</w:t>
        </w:r>
        <w:r w:rsidR="00BA1E50" w:rsidRPr="00FC38A6">
          <w:rPr>
            <w:rFonts w:ascii="Calibri" w:hAnsi="Calibri" w:cs="Calibri"/>
            <w:rtl/>
            <w:lang w:bidi="fa-IR"/>
          </w:rPr>
          <w:t xml:space="preserve">: </w:t>
        </w:r>
      </w:ins>
    </w:p>
    <w:p w14:paraId="39058A82" w14:textId="733A0585" w:rsidR="00DB66A0" w:rsidRPr="00FC38A6" w:rsidRDefault="00BA1E50" w:rsidP="00BA1E50">
      <w:pPr>
        <w:bidi/>
        <w:rPr>
          <w:ins w:id="78" w:author="The God Father 04.11" w:date="2026-08-30T07:29:00Z" w16du:dateUtc="2026-08-30T03:59:00Z"/>
          <w:rFonts w:ascii="Calibri" w:hAnsi="Calibri" w:cs="Calibri"/>
          <w:rtl/>
          <w:lang w:bidi="fa-IR"/>
        </w:rPr>
      </w:pPr>
      <w:ins w:id="79" w:author="The God Father 04.11" w:date="2026-08-30T07:27:00Z" w16du:dateUtc="2026-08-30T03:57:00Z">
        <w:r w:rsidRPr="00FC38A6">
          <w:rPr>
            <w:rFonts w:ascii="Calibri" w:hAnsi="Calibri" w:cs="Calibri"/>
            <w:noProof/>
            <w:rtl/>
            <w:lang w:bidi="fa-IR"/>
          </w:rPr>
          <w:drawing>
            <wp:inline distT="0" distB="0" distL="0" distR="0" wp14:anchorId="692E4ED9" wp14:editId="66C6932D">
              <wp:extent cx="5943600" cy="4029075"/>
              <wp:effectExtent l="0" t="0" r="0" b="9525"/>
              <wp:docPr id="176810713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68107133" name=""/>
                      <pic:cNvPicPr/>
                    </pic:nvPicPr>
                    <pic:blipFill>
                      <a:blip r:embed="rId2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40290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DB66A0" w:rsidRPr="00FC38A6">
          <w:rPr>
            <w:rFonts w:ascii="Calibri" w:hAnsi="Calibri" w:cs="Calibri"/>
            <w:rtl/>
            <w:lang w:bidi="fa-IR"/>
          </w:rPr>
          <w:br/>
        </w:r>
      </w:ins>
    </w:p>
    <w:p w14:paraId="74CC2569" w14:textId="77777777" w:rsidR="00BA1E50" w:rsidRPr="00FC38A6" w:rsidRDefault="00BA1E50" w:rsidP="00BA1E50">
      <w:pPr>
        <w:bidi/>
        <w:rPr>
          <w:ins w:id="80" w:author="The God Father 04.11" w:date="2026-08-30T07:29:00Z" w16du:dateUtc="2026-08-30T03:59:00Z"/>
          <w:rFonts w:ascii="Calibri" w:hAnsi="Calibri" w:cs="Calibri"/>
          <w:rtl/>
          <w:lang w:bidi="fa-IR"/>
        </w:rPr>
      </w:pPr>
    </w:p>
    <w:p w14:paraId="3CC7ED91" w14:textId="77777777" w:rsidR="00BA1E50" w:rsidRPr="00FC38A6" w:rsidRDefault="00BA1E50" w:rsidP="00BA1E50">
      <w:pPr>
        <w:bidi/>
        <w:rPr>
          <w:ins w:id="81" w:author="The God Father 04.11" w:date="2026-08-30T07:29:00Z" w16du:dateUtc="2026-08-30T03:59:00Z"/>
          <w:rFonts w:ascii="Calibri" w:hAnsi="Calibri" w:cs="Calibri"/>
          <w:rtl/>
          <w:lang w:bidi="fa-IR"/>
        </w:rPr>
      </w:pPr>
    </w:p>
    <w:p w14:paraId="425155B6" w14:textId="77777777" w:rsidR="00BA1E50" w:rsidRPr="00FC38A6" w:rsidRDefault="00BA1E50" w:rsidP="00BA1E50">
      <w:pPr>
        <w:bidi/>
        <w:rPr>
          <w:ins w:id="82" w:author="The God Father 04.11" w:date="2026-08-30T07:29:00Z" w16du:dateUtc="2026-08-30T03:59:00Z"/>
          <w:rFonts w:ascii="Calibri" w:hAnsi="Calibri" w:cs="Calibri"/>
          <w:rtl/>
          <w:lang w:bidi="fa-IR"/>
        </w:rPr>
      </w:pPr>
    </w:p>
    <w:p w14:paraId="679539EF" w14:textId="77777777" w:rsidR="00BA1E50" w:rsidRPr="00FC38A6" w:rsidRDefault="00BA1E50" w:rsidP="00BA1E50">
      <w:pPr>
        <w:bidi/>
        <w:rPr>
          <w:ins w:id="83" w:author="The God Father 04.11" w:date="2026-08-30T07:29:00Z" w16du:dateUtc="2026-08-30T03:59:00Z"/>
          <w:rFonts w:ascii="Calibri" w:hAnsi="Calibri" w:cs="Calibri"/>
          <w:rtl/>
          <w:lang w:bidi="fa-IR"/>
        </w:rPr>
      </w:pPr>
    </w:p>
    <w:p w14:paraId="12A36083" w14:textId="77777777" w:rsidR="00BA1E50" w:rsidRPr="00FC38A6" w:rsidRDefault="00BA1E50" w:rsidP="00BA1E50">
      <w:pPr>
        <w:bidi/>
        <w:rPr>
          <w:ins w:id="84" w:author="The God Father 04.11" w:date="2026-08-30T07:29:00Z" w16du:dateUtc="2026-08-30T03:59:00Z"/>
          <w:rFonts w:ascii="Calibri" w:hAnsi="Calibri" w:cs="Calibri"/>
          <w:rtl/>
          <w:lang w:bidi="fa-IR"/>
        </w:rPr>
      </w:pPr>
    </w:p>
    <w:p w14:paraId="26F53673" w14:textId="77777777" w:rsidR="00BA1E50" w:rsidRPr="00FC38A6" w:rsidRDefault="00BA1E50" w:rsidP="00BA1E50">
      <w:pPr>
        <w:bidi/>
        <w:rPr>
          <w:ins w:id="85" w:author="The God Father 04.11" w:date="2026-08-30T07:29:00Z" w16du:dateUtc="2026-08-30T03:59:00Z"/>
          <w:rFonts w:ascii="Calibri" w:hAnsi="Calibri" w:cs="Calibri"/>
          <w:rtl/>
          <w:lang w:bidi="fa-IR"/>
        </w:rPr>
      </w:pPr>
    </w:p>
    <w:p w14:paraId="12248A22" w14:textId="77777777" w:rsidR="00BA1E50" w:rsidRPr="00FC38A6" w:rsidRDefault="00BA1E50" w:rsidP="00BA1E50">
      <w:pPr>
        <w:bidi/>
        <w:rPr>
          <w:ins w:id="86" w:author="The God Father 04.11" w:date="2026-08-30T07:29:00Z" w16du:dateUtc="2026-08-30T03:59:00Z"/>
          <w:rFonts w:ascii="Calibri" w:hAnsi="Calibri" w:cs="Calibri"/>
          <w:rtl/>
          <w:lang w:bidi="fa-IR"/>
        </w:rPr>
      </w:pPr>
    </w:p>
    <w:p w14:paraId="5D36B6D7" w14:textId="77777777" w:rsidR="00BA1E50" w:rsidRPr="00FC38A6" w:rsidRDefault="00BA1E50" w:rsidP="00BA1E50">
      <w:pPr>
        <w:bidi/>
        <w:rPr>
          <w:ins w:id="87" w:author="The God Father 04.11" w:date="2026-08-30T07:29:00Z" w16du:dateUtc="2026-08-30T03:59:00Z"/>
          <w:rFonts w:ascii="Calibri" w:hAnsi="Calibri" w:cs="Calibri"/>
          <w:rtl/>
          <w:lang w:bidi="fa-IR"/>
        </w:rPr>
      </w:pPr>
    </w:p>
    <w:p w14:paraId="583CD3C1" w14:textId="2E5856D4" w:rsidR="00BA1E50" w:rsidRPr="00FC38A6" w:rsidRDefault="00BA1E50" w:rsidP="00BA1E50">
      <w:pPr>
        <w:bidi/>
        <w:rPr>
          <w:ins w:id="88" w:author="The God Father 04.11" w:date="2026-08-30T07:28:00Z" w16du:dateUtc="2026-08-30T03:58:00Z"/>
          <w:rFonts w:ascii="Calibri" w:hAnsi="Calibri" w:cs="Calibri"/>
          <w:rtl/>
          <w:lang w:bidi="fa-IR"/>
        </w:rPr>
      </w:pPr>
    </w:p>
    <w:p w14:paraId="42DA3096" w14:textId="0549BD5D" w:rsidR="00BA1E50" w:rsidRPr="00FC38A6" w:rsidRDefault="00BA1E50" w:rsidP="00BA1E50">
      <w:pPr>
        <w:bidi/>
        <w:rPr>
          <w:ins w:id="89" w:author="The God Father 04.11" w:date="2026-08-30T07:28:00Z" w16du:dateUtc="2026-08-30T03:58:00Z"/>
          <w:rFonts w:ascii="Calibri" w:hAnsi="Calibri" w:cs="Calibri"/>
          <w:rtl/>
          <w:lang w:bidi="fa-IR"/>
        </w:rPr>
      </w:pPr>
      <w:ins w:id="90" w:author="The God Father 04.11" w:date="2026-08-30T07:28:00Z" w16du:dateUtc="2026-08-30T03:58:00Z">
        <w:r w:rsidRPr="00FC38A6">
          <w:rPr>
            <w:rFonts w:ascii="Calibri" w:hAnsi="Calibri" w:cs="Calibri"/>
            <w:rtl/>
            <w:lang w:bidi="fa-IR"/>
          </w:rPr>
          <w:t>تست شیفت به چپ:</w:t>
        </w:r>
      </w:ins>
    </w:p>
    <w:p w14:paraId="72C5AA2F" w14:textId="66A6862D" w:rsidR="00BA1E50" w:rsidRPr="00FC38A6" w:rsidRDefault="00BA1E50" w:rsidP="00BA1E50">
      <w:pPr>
        <w:bidi/>
        <w:rPr>
          <w:rFonts w:ascii="Calibri" w:hAnsi="Calibri" w:cs="Calibri"/>
          <w:rtl/>
          <w:lang w:bidi="fa-IR"/>
        </w:rPr>
      </w:pPr>
      <w:ins w:id="91" w:author="The God Father 04.11" w:date="2026-08-30T07:29:00Z" w16du:dateUtc="2026-08-30T03:59:00Z">
        <w:r w:rsidRPr="00FC38A6">
          <w:rPr>
            <w:rFonts w:ascii="Calibri" w:hAnsi="Calibri" w:cs="Calibri"/>
            <w:noProof/>
            <w:rtl/>
            <w:lang w:bidi="fa-IR"/>
          </w:rPr>
          <w:drawing>
            <wp:inline distT="0" distB="0" distL="0" distR="0" wp14:anchorId="1D765028" wp14:editId="0126F201">
              <wp:extent cx="5943600" cy="4175760"/>
              <wp:effectExtent l="0" t="0" r="0" b="0"/>
              <wp:docPr id="159791152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97911523" name=""/>
                      <pic:cNvPicPr/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41757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sectPr w:rsidR="00BA1E50" w:rsidRPr="00FC38A6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8A7F7" w14:textId="77777777" w:rsidR="00D941EE" w:rsidRDefault="00D941EE" w:rsidP="008B2374">
      <w:pPr>
        <w:spacing w:after="0" w:line="240" w:lineRule="auto"/>
      </w:pPr>
      <w:r>
        <w:separator/>
      </w:r>
    </w:p>
  </w:endnote>
  <w:endnote w:type="continuationSeparator" w:id="0">
    <w:p w14:paraId="0B009E6B" w14:textId="77777777" w:rsidR="00D941EE" w:rsidRDefault="00D941EE" w:rsidP="008B2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F7B38" w14:textId="77777777" w:rsidR="00135426" w:rsidRDefault="00135426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D940AA3" w14:textId="77777777" w:rsidR="00135426" w:rsidRDefault="001354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C24B5" w14:textId="77777777" w:rsidR="00D941EE" w:rsidRDefault="00D941EE" w:rsidP="008B2374">
      <w:pPr>
        <w:spacing w:after="0" w:line="240" w:lineRule="auto"/>
      </w:pPr>
      <w:r>
        <w:separator/>
      </w:r>
    </w:p>
  </w:footnote>
  <w:footnote w:type="continuationSeparator" w:id="0">
    <w:p w14:paraId="35BBD02C" w14:textId="77777777" w:rsidR="00D941EE" w:rsidRDefault="00D941EE" w:rsidP="008B2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CED76" w14:textId="77777777" w:rsidR="008B2374" w:rsidRDefault="008B2374" w:rsidP="008B2374">
    <w:pPr>
      <w:bidi/>
      <w:jc w:val="center"/>
      <w:rPr>
        <w:rFonts w:ascii="Calibri" w:eastAsia="Calibri" w:hAnsi="Calibri" w:cs="Calibri"/>
      </w:rPr>
    </w:pPr>
    <w:r>
      <w:rPr>
        <w:rFonts w:ascii="Calibri" w:eastAsia="Calibri" w:hAnsi="Calibri" w:cs="Calibri"/>
        <w:rtl/>
      </w:rPr>
      <w:t>آزمایشگاه مدار های منطقی – ترم تابستان 1404</w:t>
    </w:r>
  </w:p>
  <w:p w14:paraId="205EABC9" w14:textId="77777777" w:rsidR="008B2374" w:rsidRDefault="008B2374" w:rsidP="008B2374">
    <w:pPr>
      <w:bidi/>
      <w:jc w:val="center"/>
      <w:rPr>
        <w:rFonts w:ascii="Calibri" w:eastAsia="Calibri" w:hAnsi="Calibri" w:cs="Calibri"/>
      </w:rPr>
    </w:pPr>
    <w:r>
      <w:rPr>
        <w:rFonts w:ascii="Calibri" w:eastAsia="Calibri" w:hAnsi="Calibri" w:cs="Calibri"/>
        <w:rtl/>
      </w:rPr>
      <w:t xml:space="preserve">گزارش کار آزمایش </w:t>
    </w:r>
    <w:r>
      <w:rPr>
        <w:rFonts w:ascii="Calibri" w:eastAsia="Calibri" w:hAnsi="Calibri" w:cs="Calibri"/>
      </w:rPr>
      <w:t>4</w:t>
    </w:r>
  </w:p>
  <w:p w14:paraId="32ADC373" w14:textId="39BF08C0" w:rsidR="008B2374" w:rsidRPr="008B2374" w:rsidRDefault="008B2374" w:rsidP="008B2374">
    <w:pPr>
      <w:bidi/>
      <w:jc w:val="center"/>
      <w:rPr>
        <w:rFonts w:ascii="Calibri" w:eastAsia="Calibri" w:hAnsi="Calibri" w:cs="Calibri"/>
      </w:rPr>
    </w:pPr>
    <w:r>
      <w:rPr>
        <w:rFonts w:ascii="Calibri" w:eastAsia="Calibri" w:hAnsi="Calibri" w:cs="Calibri"/>
        <w:rtl/>
      </w:rPr>
      <w:t>گروه 2: یکتا ثابتی (404171025) – فاطمه مصطفوی (404109758)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0926"/>
    <w:multiLevelType w:val="multilevel"/>
    <w:tmpl w:val="66D0BA94"/>
    <w:lvl w:ilvl="0">
      <w:start w:val="1"/>
      <w:numFmt w:val="decimal"/>
      <w:lvlText w:val="%1-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61AB232B"/>
    <w:multiLevelType w:val="hybridMultilevel"/>
    <w:tmpl w:val="A51A42D0"/>
    <w:lvl w:ilvl="0" w:tplc="9F5C26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BB306A"/>
    <w:multiLevelType w:val="hybridMultilevel"/>
    <w:tmpl w:val="020CCD1E"/>
    <w:lvl w:ilvl="0" w:tplc="B9CC6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9923AC"/>
    <w:multiLevelType w:val="multilevel"/>
    <w:tmpl w:val="65C22AD8"/>
    <w:lvl w:ilvl="0">
      <w:start w:val="1"/>
      <w:numFmt w:val="decimal"/>
      <w:lvlText w:val="%1-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num w:numId="1" w16cid:durableId="524681277">
    <w:abstractNumId w:val="2"/>
  </w:num>
  <w:num w:numId="2" w16cid:durableId="2052265020">
    <w:abstractNumId w:val="3"/>
  </w:num>
  <w:num w:numId="3" w16cid:durableId="625351984">
    <w:abstractNumId w:val="0"/>
  </w:num>
  <w:num w:numId="4" w16cid:durableId="30847939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e God Father 04.11">
    <w15:presenceInfo w15:providerId="None" w15:userId="The God Father 04.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A6"/>
    <w:rsid w:val="000030EC"/>
    <w:rsid w:val="000C41B0"/>
    <w:rsid w:val="000F17A6"/>
    <w:rsid w:val="00102661"/>
    <w:rsid w:val="00135426"/>
    <w:rsid w:val="0016434A"/>
    <w:rsid w:val="00172FD8"/>
    <w:rsid w:val="00185E81"/>
    <w:rsid w:val="001F0EEF"/>
    <w:rsid w:val="002103FB"/>
    <w:rsid w:val="002A287E"/>
    <w:rsid w:val="003E758C"/>
    <w:rsid w:val="004372D5"/>
    <w:rsid w:val="004B2DE8"/>
    <w:rsid w:val="0050560B"/>
    <w:rsid w:val="0058234E"/>
    <w:rsid w:val="005917F7"/>
    <w:rsid w:val="005E2FE6"/>
    <w:rsid w:val="00656EAB"/>
    <w:rsid w:val="00781368"/>
    <w:rsid w:val="007D6133"/>
    <w:rsid w:val="008B2374"/>
    <w:rsid w:val="0094552C"/>
    <w:rsid w:val="009D22EF"/>
    <w:rsid w:val="009F5016"/>
    <w:rsid w:val="00A342D6"/>
    <w:rsid w:val="00A845B5"/>
    <w:rsid w:val="00AE4DF0"/>
    <w:rsid w:val="00BA1E50"/>
    <w:rsid w:val="00BD5B36"/>
    <w:rsid w:val="00C25947"/>
    <w:rsid w:val="00C75030"/>
    <w:rsid w:val="00CC2A5B"/>
    <w:rsid w:val="00CE712F"/>
    <w:rsid w:val="00D413EA"/>
    <w:rsid w:val="00D7104E"/>
    <w:rsid w:val="00D86DB0"/>
    <w:rsid w:val="00D941EE"/>
    <w:rsid w:val="00DA6BD0"/>
    <w:rsid w:val="00DB66A0"/>
    <w:rsid w:val="00DD096E"/>
    <w:rsid w:val="00DF6B7A"/>
    <w:rsid w:val="00E04592"/>
    <w:rsid w:val="00F02903"/>
    <w:rsid w:val="00FC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5782"/>
  <w15:chartTrackingRefBased/>
  <w15:docId w15:val="{947235E9-DAFA-4AAF-9C6D-F4C7F50EB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1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1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1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7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2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374"/>
  </w:style>
  <w:style w:type="paragraph" w:styleId="Footer">
    <w:name w:val="footer"/>
    <w:basedOn w:val="Normal"/>
    <w:link w:val="FooterChar"/>
    <w:uiPriority w:val="99"/>
    <w:unhideWhenUsed/>
    <w:rsid w:val="008B2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374"/>
  </w:style>
  <w:style w:type="character" w:styleId="PlaceholderText">
    <w:name w:val="Placeholder Text"/>
    <w:basedOn w:val="DefaultParagraphFont"/>
    <w:uiPriority w:val="99"/>
    <w:semiHidden/>
    <w:rsid w:val="00A845B5"/>
    <w:rPr>
      <w:color w:val="666666"/>
    </w:rPr>
  </w:style>
  <w:style w:type="table" w:styleId="TableGrid">
    <w:name w:val="Table Grid"/>
    <w:basedOn w:val="TableNormal"/>
    <w:uiPriority w:val="39"/>
    <w:rsid w:val="00135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35426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DD09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548B7B-E70F-4240-9CEF-0E1113176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18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Mostafavi</dc:creator>
  <cp:keywords/>
  <dc:description/>
  <cp:lastModifiedBy>Fatemeh Mostafavi</cp:lastModifiedBy>
  <cp:revision>11</cp:revision>
  <dcterms:created xsi:type="dcterms:W3CDTF">2026-08-27T10:57:00Z</dcterms:created>
  <dcterms:modified xsi:type="dcterms:W3CDTF">2026-08-30T14:31:00Z</dcterms:modified>
</cp:coreProperties>
</file>